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2A332" w14:textId="655EDAD1" w:rsidR="003F0DDD" w:rsidRDefault="007F184C" w:rsidP="00640E96">
      <w:pPr>
        <w:jc w:val="center"/>
        <w:rPr>
          <w:b/>
          <w:bCs/>
          <w:sz w:val="28"/>
          <w:szCs w:val="28"/>
        </w:rPr>
      </w:pPr>
      <w:r>
        <w:rPr>
          <w:b/>
          <w:bCs/>
          <w:sz w:val="28"/>
          <w:szCs w:val="28"/>
        </w:rPr>
        <w:t>C</w:t>
      </w:r>
      <w:r w:rsidR="00F314D3" w:rsidRPr="00640E96">
        <w:rPr>
          <w:b/>
          <w:bCs/>
          <w:sz w:val="28"/>
          <w:szCs w:val="28"/>
        </w:rPr>
        <w:t xml:space="preserve">alibration of </w:t>
      </w:r>
      <w:r w:rsidR="00C803E3" w:rsidRPr="00640E96">
        <w:rPr>
          <w:b/>
          <w:bCs/>
          <w:sz w:val="28"/>
          <w:szCs w:val="28"/>
        </w:rPr>
        <w:t xml:space="preserve">alpha function </w:t>
      </w:r>
      <w:r w:rsidR="006A069E">
        <w:rPr>
          <w:b/>
          <w:bCs/>
          <w:sz w:val="28"/>
          <w:szCs w:val="28"/>
        </w:rPr>
        <w:t>for</w:t>
      </w:r>
      <w:r w:rsidR="00B3209E">
        <w:rPr>
          <w:b/>
          <w:bCs/>
          <w:sz w:val="28"/>
          <w:szCs w:val="28"/>
        </w:rPr>
        <w:t xml:space="preserve"> density </w:t>
      </w:r>
      <w:r w:rsidR="00C105B8">
        <w:rPr>
          <w:b/>
          <w:bCs/>
          <w:sz w:val="28"/>
          <w:szCs w:val="28"/>
        </w:rPr>
        <w:t>prediction</w:t>
      </w:r>
      <w:r w:rsidR="00B3209E">
        <w:rPr>
          <w:b/>
          <w:bCs/>
          <w:sz w:val="28"/>
          <w:szCs w:val="28"/>
        </w:rPr>
        <w:t xml:space="preserve"> of general fluids </w:t>
      </w:r>
    </w:p>
    <w:p w14:paraId="3C751FEF" w14:textId="7DBE37A7" w:rsidR="00FC76CC" w:rsidRPr="00395682" w:rsidRDefault="00A11CB9" w:rsidP="00640E96">
      <w:pPr>
        <w:jc w:val="center"/>
        <w:rPr>
          <w:vertAlign w:val="superscript"/>
        </w:rPr>
      </w:pPr>
      <w:r w:rsidRPr="00395682">
        <w:t>Xingjian Wang</w:t>
      </w:r>
      <w:r w:rsidR="000F30BF" w:rsidRPr="00395682">
        <w:rPr>
          <w:vertAlign w:val="superscript"/>
        </w:rPr>
        <w:t>a</w:t>
      </w:r>
      <w:r w:rsidR="00110B73">
        <w:rPr>
          <w:vertAlign w:val="superscript"/>
        </w:rPr>
        <w:t>*</w:t>
      </w:r>
      <w:r w:rsidRPr="00395682">
        <w:t>, Wei Chen</w:t>
      </w:r>
      <w:r w:rsidR="000F30BF" w:rsidRPr="00395682">
        <w:rPr>
          <w:vertAlign w:val="superscript"/>
        </w:rPr>
        <w:t>a</w:t>
      </w:r>
      <w:r w:rsidRPr="00395682">
        <w:t xml:space="preserve">, </w:t>
      </w:r>
      <w:proofErr w:type="spellStart"/>
      <w:r w:rsidRPr="00395682">
        <w:t>Chih</w:t>
      </w:r>
      <w:proofErr w:type="spellEnd"/>
      <w:r w:rsidRPr="00395682">
        <w:t xml:space="preserve">-Li </w:t>
      </w:r>
      <w:proofErr w:type="spellStart"/>
      <w:r w:rsidRPr="00395682">
        <w:t>Sung</w:t>
      </w:r>
      <w:r w:rsidR="000F30BF" w:rsidRPr="00395682">
        <w:rPr>
          <w:vertAlign w:val="superscript"/>
        </w:rPr>
        <w:t>b</w:t>
      </w:r>
      <w:proofErr w:type="spellEnd"/>
      <w:r w:rsidRPr="00395682">
        <w:t xml:space="preserve">, </w:t>
      </w:r>
      <w:r w:rsidR="007D16AE" w:rsidRPr="00395682">
        <w:t xml:space="preserve">Daniel </w:t>
      </w:r>
      <w:proofErr w:type="spellStart"/>
      <w:r w:rsidR="007D16AE" w:rsidRPr="00395682">
        <w:t>Kirk</w:t>
      </w:r>
      <w:r w:rsidR="000F30BF" w:rsidRPr="00395682">
        <w:rPr>
          <w:vertAlign w:val="superscript"/>
        </w:rPr>
        <w:t>a</w:t>
      </w:r>
      <w:proofErr w:type="spellEnd"/>
    </w:p>
    <w:p w14:paraId="36A51C7A" w14:textId="3DB17CB7" w:rsidR="007D16AE" w:rsidRPr="00640E96" w:rsidRDefault="001531DC" w:rsidP="00640E96">
      <w:pPr>
        <w:jc w:val="center"/>
        <w:rPr>
          <w:i/>
          <w:iCs/>
        </w:rPr>
      </w:pPr>
      <w:proofErr w:type="spellStart"/>
      <w:r w:rsidRPr="00640E96">
        <w:rPr>
          <w:i/>
          <w:iCs/>
          <w:vertAlign w:val="superscript"/>
        </w:rPr>
        <w:t>a</w:t>
      </w:r>
      <w:r w:rsidR="006F3D68" w:rsidRPr="00640E96">
        <w:rPr>
          <w:i/>
          <w:iCs/>
        </w:rPr>
        <w:t>Florida</w:t>
      </w:r>
      <w:proofErr w:type="spellEnd"/>
      <w:r w:rsidR="006F3D68" w:rsidRPr="00640E96">
        <w:rPr>
          <w:i/>
          <w:iCs/>
        </w:rPr>
        <w:t xml:space="preserve"> Institute of Technology, Melbourne, FL 32901 USA</w:t>
      </w:r>
    </w:p>
    <w:p w14:paraId="31E75DFF" w14:textId="6595AB50" w:rsidR="006A0A1A" w:rsidRPr="00640E96" w:rsidRDefault="001531DC" w:rsidP="00640E96">
      <w:pPr>
        <w:jc w:val="center"/>
        <w:rPr>
          <w:i/>
          <w:iCs/>
        </w:rPr>
      </w:pPr>
      <w:proofErr w:type="spellStart"/>
      <w:r w:rsidRPr="00640E96">
        <w:rPr>
          <w:i/>
          <w:iCs/>
          <w:vertAlign w:val="superscript"/>
        </w:rPr>
        <w:t>b</w:t>
      </w:r>
      <w:r w:rsidR="006A0A1A" w:rsidRPr="00640E96">
        <w:rPr>
          <w:i/>
          <w:iCs/>
        </w:rPr>
        <w:t>Michigan</w:t>
      </w:r>
      <w:proofErr w:type="spellEnd"/>
      <w:r w:rsidR="006A0A1A" w:rsidRPr="00640E96">
        <w:rPr>
          <w:i/>
          <w:iCs/>
        </w:rPr>
        <w:t xml:space="preserve"> State University, </w:t>
      </w:r>
      <w:r w:rsidR="00B04FBE" w:rsidRPr="00640E96">
        <w:rPr>
          <w:i/>
          <w:iCs/>
        </w:rPr>
        <w:t>East Lansing, MI 48824, USA</w:t>
      </w:r>
    </w:p>
    <w:p w14:paraId="409CE908" w14:textId="77777777" w:rsidR="000E3739" w:rsidRPr="000E3739" w:rsidRDefault="000E3739" w:rsidP="00694A65"/>
    <w:p w14:paraId="6E619AEB" w14:textId="1C9C3889" w:rsidR="003A5369" w:rsidRDefault="003A5369" w:rsidP="00297968">
      <w:pPr>
        <w:pStyle w:val="1"/>
        <w:numPr>
          <w:ilvl w:val="0"/>
          <w:numId w:val="0"/>
        </w:numPr>
        <w:ind w:left="360" w:hanging="360"/>
        <w:rPr>
          <w:sz w:val="28"/>
          <w:szCs w:val="28"/>
        </w:rPr>
      </w:pPr>
      <w:r w:rsidRPr="003A5369">
        <w:t>Abstract</w:t>
      </w:r>
    </w:p>
    <w:p w14:paraId="50FD9C1F" w14:textId="57EDF932" w:rsidR="00EE156F" w:rsidRDefault="00BD4CDE" w:rsidP="00694A65">
      <w:r w:rsidRPr="00230522">
        <w:t xml:space="preserve">An </w:t>
      </w:r>
      <w:r w:rsidR="00464D01">
        <w:t xml:space="preserve">analytical </w:t>
      </w:r>
      <w:r w:rsidR="003D5FF1">
        <w:t xml:space="preserve">expression of </w:t>
      </w:r>
      <w:r w:rsidRPr="00230522">
        <w:t>equation of state (</w:t>
      </w:r>
      <w:r w:rsidR="003B7F53">
        <w:t>EOS</w:t>
      </w:r>
      <w:r w:rsidRPr="00230522">
        <w:t xml:space="preserve">) </w:t>
      </w:r>
      <w:r w:rsidR="00336A50">
        <w:t>is</w:t>
      </w:r>
      <w:r w:rsidR="00E53BB5">
        <w:t xml:space="preserve"> required </w:t>
      </w:r>
      <w:r w:rsidR="00241D8B">
        <w:t xml:space="preserve">for the closure of the conservation laws in fluid flow simulations </w:t>
      </w:r>
      <w:r w:rsidR="00E53BB5">
        <w:t>in</w:t>
      </w:r>
      <w:r w:rsidR="004A75E4">
        <w:t xml:space="preserve"> a computational framework</w:t>
      </w:r>
      <w:r w:rsidR="00B335C6">
        <w:t>.</w:t>
      </w:r>
      <w:r w:rsidR="006659D0">
        <w:t xml:space="preserve"> </w:t>
      </w:r>
      <w:r w:rsidR="007143E8">
        <w:t xml:space="preserve">However, </w:t>
      </w:r>
      <w:r w:rsidR="00605252">
        <w:t xml:space="preserve">many </w:t>
      </w:r>
      <w:r w:rsidR="007178E8">
        <w:t>empirical</w:t>
      </w:r>
      <w:r w:rsidR="007143E8">
        <w:t xml:space="preserve"> </w:t>
      </w:r>
      <w:r w:rsidR="003B7F53">
        <w:t>EOS</w:t>
      </w:r>
      <w:r w:rsidR="004C2794">
        <w:t xml:space="preserve"> fail to provide accurate predictions of density and other thermodynamic properties </w:t>
      </w:r>
      <w:r w:rsidR="001D166B">
        <w:t xml:space="preserve">over </w:t>
      </w:r>
      <w:r w:rsidR="004C2794">
        <w:t xml:space="preserve">a </w:t>
      </w:r>
      <w:r w:rsidR="004C2794" w:rsidRPr="00694A65">
        <w:t>broad</w:t>
      </w:r>
      <w:r w:rsidR="004C2794">
        <w:t xml:space="preserve"> </w:t>
      </w:r>
      <w:r w:rsidR="001D166B">
        <w:t xml:space="preserve">range </w:t>
      </w:r>
      <w:r w:rsidR="004C2794">
        <w:t>of fluid states</w:t>
      </w:r>
      <w:r w:rsidR="0056264F">
        <w:t xml:space="preserve">, such as compressed liquid, </w:t>
      </w:r>
      <w:r w:rsidR="00680413">
        <w:t>supercritical fluid, and near-critical state</w:t>
      </w:r>
      <w:r w:rsidR="00C742A0">
        <w:t>s</w:t>
      </w:r>
      <w:r w:rsidR="00955881">
        <w:t xml:space="preserve">, </w:t>
      </w:r>
      <w:r w:rsidR="004361E5">
        <w:t>typical of</w:t>
      </w:r>
      <w:r w:rsidR="00955881">
        <w:t xml:space="preserve"> </w:t>
      </w:r>
      <w:r w:rsidR="001F61CD">
        <w:t xml:space="preserve">propellants involved in many </w:t>
      </w:r>
      <w:proofErr w:type="gramStart"/>
      <w:r w:rsidR="001F61CD">
        <w:t>propulsion</w:t>
      </w:r>
      <w:proofErr w:type="gramEnd"/>
      <w:r w:rsidR="001F61CD">
        <w:t xml:space="preserve"> and power-generation systems</w:t>
      </w:r>
      <w:r w:rsidR="00680413">
        <w:t xml:space="preserve">. </w:t>
      </w:r>
      <w:r w:rsidR="00E114E0">
        <w:t xml:space="preserve">In </w:t>
      </w:r>
      <w:r w:rsidR="0011581E">
        <w:t>the present</w:t>
      </w:r>
      <w:r w:rsidR="00A547C8">
        <w:t xml:space="preserve"> work</w:t>
      </w:r>
      <w:r w:rsidR="00F526F1">
        <w:t xml:space="preserve">, </w:t>
      </w:r>
      <w:r w:rsidR="00A641AB">
        <w:t xml:space="preserve">a </w:t>
      </w:r>
      <w:r w:rsidR="001E6614">
        <w:t>modified</w:t>
      </w:r>
      <w:r w:rsidR="00A641AB">
        <w:t xml:space="preserve"> Peng-Robinson</w:t>
      </w:r>
      <w:r w:rsidR="0006538B">
        <w:t xml:space="preserve"> (PR)</w:t>
      </w:r>
      <w:r w:rsidR="00A641AB">
        <w:t xml:space="preserve"> </w:t>
      </w:r>
      <w:r w:rsidR="003B7F53">
        <w:t>EOS</w:t>
      </w:r>
      <w:r w:rsidR="00F526F1">
        <w:t xml:space="preserve"> </w:t>
      </w:r>
      <w:r w:rsidR="00253A2F">
        <w:t xml:space="preserve">is proposed </w:t>
      </w:r>
      <w:r w:rsidR="00733E24">
        <w:t>by</w:t>
      </w:r>
      <w:r w:rsidR="00437B9A">
        <w:t xml:space="preserve"> </w:t>
      </w:r>
      <w:r w:rsidR="00EB2BF0">
        <w:t>calibrating</w:t>
      </w:r>
      <w:r w:rsidR="00437B9A">
        <w:t xml:space="preserve"> </w:t>
      </w:r>
      <w:r w:rsidR="00733E24">
        <w:t>the alpha function in a statistical manner</w:t>
      </w:r>
      <w:r w:rsidR="007623C9">
        <w:t xml:space="preserve">, leveraging the recent advances in </w:t>
      </w:r>
      <w:r w:rsidR="001B4FFE">
        <w:t xml:space="preserve">the </w:t>
      </w:r>
      <w:r w:rsidR="007623C9">
        <w:t>calibration</w:t>
      </w:r>
      <w:r w:rsidR="001B4FFE">
        <w:t xml:space="preserve"> of inexact computer models</w:t>
      </w:r>
      <w:r w:rsidR="00733E24">
        <w:t xml:space="preserve">. </w:t>
      </w:r>
      <w:r w:rsidR="001B4FFE">
        <w:t>S</w:t>
      </w:r>
      <w:r w:rsidR="005361BC">
        <w:t>emi-parametric alpha function</w:t>
      </w:r>
      <w:r w:rsidR="008108D2">
        <w:t xml:space="preserve">s are </w:t>
      </w:r>
      <w:r w:rsidR="008C0A53">
        <w:t xml:space="preserve">developed </w:t>
      </w:r>
      <w:r w:rsidR="00362E38">
        <w:t xml:space="preserve">as the sum of a </w:t>
      </w:r>
      <w:r w:rsidR="003360D4">
        <w:t xml:space="preserve">parametric </w:t>
      </w:r>
      <w:r w:rsidR="00362E38">
        <w:t xml:space="preserve">computer model and </w:t>
      </w:r>
      <w:r w:rsidR="003360D4">
        <w:t xml:space="preserve">a statistical correction accounting for </w:t>
      </w:r>
      <w:r w:rsidR="00DC14AF">
        <w:t>model discrepancy</w:t>
      </w:r>
      <w:r w:rsidR="00324962">
        <w:t>. The latter is n</w:t>
      </w:r>
      <w:r w:rsidR="00EE034D">
        <w:t xml:space="preserve">ecessary to </w:t>
      </w:r>
      <w:r w:rsidR="00266197">
        <w:t xml:space="preserve">capture the trend of alpha variation under different conditions. </w:t>
      </w:r>
      <w:r w:rsidR="00A678B1">
        <w:t xml:space="preserve">The </w:t>
      </w:r>
      <w:r w:rsidR="008E1FD6">
        <w:t>accuracy</w:t>
      </w:r>
      <w:r w:rsidR="00A678B1">
        <w:t xml:space="preserve"> of </w:t>
      </w:r>
      <w:r w:rsidR="00A678EB">
        <w:t>semi-parametric alpha functions</w:t>
      </w:r>
      <w:r w:rsidR="00A214BC">
        <w:t xml:space="preserve"> is </w:t>
      </w:r>
      <w:r w:rsidR="001C6F80">
        <w:t xml:space="preserve">examined </w:t>
      </w:r>
      <w:r w:rsidR="00ED6A9E">
        <w:t xml:space="preserve">in detail </w:t>
      </w:r>
      <w:r w:rsidR="004B0AFA">
        <w:t>for</w:t>
      </w:r>
      <w:r w:rsidR="00E77621">
        <w:t xml:space="preserve"> the density prediction of</w:t>
      </w:r>
      <w:r w:rsidR="004B0AFA">
        <w:t xml:space="preserve"> representative substances, including oxygen, </w:t>
      </w:r>
      <w:r w:rsidR="00961BD2">
        <w:t xml:space="preserve">carbon dioxide, and </w:t>
      </w:r>
      <w:r w:rsidR="004B0AFA">
        <w:t>n-</w:t>
      </w:r>
      <w:proofErr w:type="spellStart"/>
      <w:r w:rsidR="004B0AFA">
        <w:t>decane</w:t>
      </w:r>
      <w:proofErr w:type="spellEnd"/>
      <w:r w:rsidR="004B0AFA">
        <w:t>.</w:t>
      </w:r>
      <w:r w:rsidR="00A678B1">
        <w:t xml:space="preserve"> </w:t>
      </w:r>
      <w:r w:rsidR="00E77621">
        <w:t xml:space="preserve">Results </w:t>
      </w:r>
      <w:r w:rsidR="00397EC8">
        <w:t>show that the</w:t>
      </w:r>
      <w:r w:rsidR="00F27460">
        <w:t xml:space="preserve"> </w:t>
      </w:r>
      <w:r w:rsidR="00397EC8">
        <w:t xml:space="preserve">semi-parametric alpha function with two variable parameters and three calibration parameters </w:t>
      </w:r>
      <w:r w:rsidR="00C17161">
        <w:t xml:space="preserve">provides </w:t>
      </w:r>
      <w:r w:rsidR="00E4337D">
        <w:t xml:space="preserve">consistently superior </w:t>
      </w:r>
      <w:r w:rsidR="006928E8">
        <w:t>accuracy</w:t>
      </w:r>
      <w:r w:rsidR="00C45F5F">
        <w:t xml:space="preserve"> of </w:t>
      </w:r>
      <w:r w:rsidR="00E0133C">
        <w:t xml:space="preserve">estimation of </w:t>
      </w:r>
      <w:r w:rsidR="00C45F5F">
        <w:t xml:space="preserve">density over </w:t>
      </w:r>
      <w:r w:rsidR="00694E62">
        <w:t xml:space="preserve">wide ranges </w:t>
      </w:r>
      <w:r w:rsidR="00C45F5F">
        <w:t>of temperature and pressure</w:t>
      </w:r>
      <w:r w:rsidR="00694E62">
        <w:t xml:space="preserve"> at </w:t>
      </w:r>
      <w:del w:id="0" w:author="Zhou Arespur" w:date="2022-03-23T20:40:00Z">
        <w:r w:rsidR="00694E62" w:rsidDel="00EA2E56">
          <w:rPr>
            <w:rFonts w:hint="eastAsia"/>
          </w:rPr>
          <w:delText>all</w:delText>
        </w:r>
      </w:del>
      <w:ins w:id="1" w:author="Zhou Arespur" w:date="2022-03-23T20:40:00Z">
        <w:r w:rsidR="00EA2E56">
          <w:rPr>
            <w:rFonts w:hint="eastAsia"/>
          </w:rPr>
          <w:t>almost</w:t>
        </w:r>
        <w:r w:rsidR="00EA2E56">
          <w:t xml:space="preserve"> all</w:t>
        </w:r>
      </w:ins>
      <w:r w:rsidR="00694E62">
        <w:t xml:space="preserve"> thermodynamic states. </w:t>
      </w:r>
      <w:r w:rsidR="00BA3EB1">
        <w:t xml:space="preserve">The </w:t>
      </w:r>
      <w:ins w:id="2" w:author="Zhou Arespur" w:date="2022-03-23T20:42:00Z">
        <w:r w:rsidR="00860157">
          <w:t xml:space="preserve">absolute </w:t>
        </w:r>
      </w:ins>
      <w:r w:rsidR="00BA3EB1">
        <w:t xml:space="preserve">average relative </w:t>
      </w:r>
      <w:ins w:id="3" w:author="Zhou Arespur" w:date="2022-03-23T20:42:00Z">
        <w:r w:rsidR="00860157">
          <w:t>deviation</w:t>
        </w:r>
      </w:ins>
      <w:del w:id="4" w:author="Zhou Arespur" w:date="2022-03-23T20:42:00Z">
        <w:r w:rsidR="00BA3EB1" w:rsidDel="00860157">
          <w:delText>error</w:delText>
        </w:r>
      </w:del>
      <w:r w:rsidR="00BA3EB1">
        <w:t xml:space="preserve"> </w:t>
      </w:r>
      <w:r w:rsidR="00F36631">
        <w:t xml:space="preserve">for the studied substances is below </w:t>
      </w:r>
      <w:ins w:id="5" w:author="Zhou Arespur" w:date="2022-03-23T20:41:00Z">
        <w:r w:rsidR="00EA2E56">
          <w:t>3</w:t>
        </w:r>
      </w:ins>
      <w:del w:id="6" w:author="Zhou Arespur" w:date="2022-03-23T20:41:00Z">
        <w:r w:rsidR="00F36631" w:rsidDel="00EA2E56">
          <w:delText>0.5</w:delText>
        </w:r>
      </w:del>
      <w:r w:rsidR="00F36631">
        <w:t xml:space="preserve">% at different pressures. </w:t>
      </w:r>
      <w:r w:rsidR="006F7C5B">
        <w:t xml:space="preserve">The </w:t>
      </w:r>
      <w:r w:rsidR="00FE25B5">
        <w:t xml:space="preserve">modified PR </w:t>
      </w:r>
      <w:r w:rsidR="003B7F53">
        <w:t>EOS</w:t>
      </w:r>
      <w:r w:rsidR="006F7C5B">
        <w:t xml:space="preserve"> can be </w:t>
      </w:r>
      <w:r w:rsidR="00907C44">
        <w:t xml:space="preserve">further </w:t>
      </w:r>
      <w:r w:rsidR="006F7C5B">
        <w:t xml:space="preserve">implemented to </w:t>
      </w:r>
      <w:r w:rsidR="00B42DEE">
        <w:t xml:space="preserve">compute </w:t>
      </w:r>
      <w:r w:rsidR="00060D46">
        <w:lastRenderedPageBreak/>
        <w:t xml:space="preserve">many </w:t>
      </w:r>
      <w:r w:rsidR="00B42DEE">
        <w:t>other thermodynamic properties</w:t>
      </w:r>
      <w:r w:rsidR="003F0B09">
        <w:t xml:space="preserve"> and </w:t>
      </w:r>
      <w:r w:rsidR="00B42DEE">
        <w:t>phase equilibr</w:t>
      </w:r>
      <w:r w:rsidR="00077058">
        <w:t>i</w:t>
      </w:r>
      <w:r w:rsidR="001D166B">
        <w:t>a</w:t>
      </w:r>
      <w:r w:rsidR="00077058">
        <w:t xml:space="preserve"> </w:t>
      </w:r>
      <w:r w:rsidR="00223F81">
        <w:t xml:space="preserve">for fluids and fluid mixtures, and </w:t>
      </w:r>
      <w:r w:rsidR="008E5354">
        <w:t xml:space="preserve">can be </w:t>
      </w:r>
      <w:r w:rsidR="00A20AA2">
        <w:t>incorporate</w:t>
      </w:r>
      <w:r w:rsidR="008E5354">
        <w:t>d</w:t>
      </w:r>
      <w:r w:rsidR="00A20AA2">
        <w:t xml:space="preserve"> into large-scal</w:t>
      </w:r>
      <w:r w:rsidR="00937417">
        <w:t xml:space="preserve">e </w:t>
      </w:r>
      <w:proofErr w:type="spellStart"/>
      <w:r w:rsidR="00937417">
        <w:t>multiphysics</w:t>
      </w:r>
      <w:proofErr w:type="spellEnd"/>
      <w:r w:rsidR="00937417">
        <w:t xml:space="preserve"> simulations where non-ideal gas behavior occurs. </w:t>
      </w:r>
      <w:r w:rsidR="00223F81">
        <w:t xml:space="preserve"> </w:t>
      </w:r>
    </w:p>
    <w:p w14:paraId="26B0DAE1" w14:textId="77777777" w:rsidR="00AB7632" w:rsidRDefault="00AB7632" w:rsidP="00AB7632">
      <w:pPr>
        <w:ind w:firstLine="0"/>
        <w:rPr>
          <w:b/>
          <w:bCs/>
        </w:rPr>
      </w:pPr>
    </w:p>
    <w:p w14:paraId="3766063E" w14:textId="05C8912C" w:rsidR="007E5F71" w:rsidRPr="0022409B" w:rsidRDefault="0022409B" w:rsidP="00AB7632">
      <w:pPr>
        <w:ind w:firstLine="0"/>
      </w:pPr>
      <w:r w:rsidRPr="00A02ED4">
        <w:rPr>
          <w:b/>
          <w:bCs/>
        </w:rPr>
        <w:t>Keywords</w:t>
      </w:r>
      <w:r w:rsidRPr="0022409B">
        <w:t xml:space="preserve">: </w:t>
      </w:r>
      <w:r>
        <w:t xml:space="preserve">calibration, </w:t>
      </w:r>
      <w:r w:rsidR="00145D59">
        <w:t xml:space="preserve">Peng-Robinson </w:t>
      </w:r>
      <w:r>
        <w:t xml:space="preserve">equation of state, alpha function, </w:t>
      </w:r>
      <w:r w:rsidR="00145D59">
        <w:t>supercritical fluid</w:t>
      </w:r>
    </w:p>
    <w:p w14:paraId="1DE27170" w14:textId="77777777" w:rsidR="00F537BB" w:rsidRDefault="00F537BB" w:rsidP="00694A65"/>
    <w:p w14:paraId="0887BA22" w14:textId="201B63EB" w:rsidR="007E5F71" w:rsidRPr="005F4830" w:rsidRDefault="007E5F71" w:rsidP="00694A65">
      <w:pPr>
        <w:pStyle w:val="1"/>
      </w:pPr>
      <w:r w:rsidRPr="005F4830">
        <w:t>Introduction</w:t>
      </w:r>
    </w:p>
    <w:p w14:paraId="052B1788" w14:textId="4311E53F" w:rsidR="008C5EBC" w:rsidRDefault="007E5F71" w:rsidP="00694A65">
      <w:r>
        <w:t>An e</w:t>
      </w:r>
      <w:r w:rsidRPr="00C30303">
        <w:t>quation of state (</w:t>
      </w:r>
      <w:r w:rsidR="003B7F53">
        <w:t>EOS</w:t>
      </w:r>
      <w:r w:rsidRPr="00C30303">
        <w:t xml:space="preserve">) </w:t>
      </w:r>
      <w:r>
        <w:t>is an analytical expression relating pressure to temperature and volume of a fluid</w:t>
      </w:r>
      <w:r w:rsidR="00500967">
        <w:t xml:space="preserve"> for</w:t>
      </w:r>
      <w:r>
        <w:t xml:space="preserve"> evaluat</w:t>
      </w:r>
      <w:r w:rsidR="00500967">
        <w:t>ions of</w:t>
      </w:r>
      <w:r>
        <w:t xml:space="preserve"> volumetric behaviors,</w:t>
      </w:r>
      <w:r w:rsidRPr="00C30303">
        <w:t xml:space="preserve"> thermodynamic properties</w:t>
      </w:r>
      <w:r>
        <w:t>, and</w:t>
      </w:r>
      <w:r w:rsidRPr="00C30303">
        <w:t xml:space="preserve"> phase equilibria </w:t>
      </w:r>
      <w:r>
        <w:t>of fluids and fluid mixtures</w:t>
      </w:r>
      <w:r w:rsidR="00C44D77">
        <w:t>.</w:t>
      </w:r>
      <w:r>
        <w:t xml:space="preserve"> </w:t>
      </w:r>
      <w:r w:rsidR="00F15342">
        <w:t xml:space="preserve">Such </w:t>
      </w:r>
      <w:r w:rsidR="009A43A4">
        <w:t xml:space="preserve">an </w:t>
      </w:r>
      <w:r w:rsidR="00F15342">
        <w:t xml:space="preserve">expression </w:t>
      </w:r>
      <w:r w:rsidR="00B02843">
        <w:t>is required for</w:t>
      </w:r>
      <w:r w:rsidR="000E3D31">
        <w:t xml:space="preserve"> the closure of conservation equations in multi-physics simulations</w:t>
      </w:r>
      <w:r w:rsidR="000B317A">
        <w:t xml:space="preserve"> </w:t>
      </w:r>
      <w:r w:rsidR="00FF131E">
        <w:fldChar w:fldCharType="begin">
          <w:fldData xml:space="preserve">PEVuZE5vdGU+PENpdGU+PEF1dGhvcj5PZWZlbGVpbjwvQXV0aG9yPjxZZWFyPjE5OTg8L1llYXI+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</w:fldData>
        </w:fldChar>
      </w:r>
      <w:r w:rsidR="00B1335F">
        <w:instrText xml:space="preserve"> ADDIN EN.CITE </w:instrText>
      </w:r>
      <w:r w:rsidR="00B1335F">
        <w:fldChar w:fldCharType="begin">
          <w:fldData xml:space="preserve">PEVuZE5vdGU+PENpdGU+PEF1dGhvcj5PZWZlbGVpbjwvQXV0aG9yPjxZZWFyPjE5OTg8L1llYXI+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</w:fldData>
        </w:fldChar>
      </w:r>
      <w:r w:rsidR="00B1335F">
        <w:instrText xml:space="preserve"> ADDIN EN.CITE.DATA </w:instrText>
      </w:r>
      <w:r w:rsidR="00B1335F">
        <w:fldChar w:fldCharType="end"/>
      </w:r>
      <w:r w:rsidR="00FF131E">
        <w:fldChar w:fldCharType="separate"/>
      </w:r>
      <w:r w:rsidR="00B1335F">
        <w:rPr>
          <w:noProof/>
        </w:rPr>
        <w:t>[1-4]</w:t>
      </w:r>
      <w:r w:rsidR="00FF131E">
        <w:fldChar w:fldCharType="end"/>
      </w:r>
      <w:r w:rsidR="000E3D31">
        <w:t xml:space="preserve">. </w:t>
      </w:r>
      <w:r w:rsidR="001D166B">
        <w:t>S</w:t>
      </w:r>
      <w:r w:rsidR="00F817EA">
        <w:t>ince the development of the van der Waals (</w:t>
      </w:r>
      <w:proofErr w:type="spellStart"/>
      <w:r w:rsidR="00F817EA">
        <w:t>vdW</w:t>
      </w:r>
      <w:proofErr w:type="spellEnd"/>
      <w:r w:rsidR="00F817EA">
        <w:t xml:space="preserve">) </w:t>
      </w:r>
      <w:r w:rsidR="003B7F53">
        <w:t>EOS</w:t>
      </w:r>
      <w:r w:rsidR="00F817EA">
        <w:t xml:space="preserve">, </w:t>
      </w:r>
      <w:r w:rsidR="00D04864">
        <w:t xml:space="preserve">hundreds of </w:t>
      </w:r>
      <w:r w:rsidR="00F817EA">
        <w:t xml:space="preserve">empirical modifications have been proposed to improve </w:t>
      </w:r>
      <w:r w:rsidR="008C0A5A">
        <w:t xml:space="preserve">thermodynamic </w:t>
      </w:r>
      <w:r w:rsidR="00F817EA">
        <w:t>predictions</w:t>
      </w:r>
      <w:r w:rsidR="005975B2">
        <w:t xml:space="preserve">, and those </w:t>
      </w:r>
      <w:r w:rsidR="003B7F53">
        <w:t>EOS</w:t>
      </w:r>
      <w:r w:rsidR="005975B2">
        <w:t xml:space="preserve"> vary</w:t>
      </w:r>
      <w:r w:rsidR="00F817EA">
        <w:t xml:space="preserve"> from cubic-type to virial-type to molecular-based equations </w:t>
      </w:r>
      <w:r w:rsidR="00F817EA">
        <w:fldChar w:fldCharType="begin">
          <w:fldData xml:space="preserve">PEVuZE5vdGU+PENpdGU+PEF1dGhvcj5XZWk8L0F1dGhvcj48WWVhcj4yMDAwPC9ZZWFyPjxSZWNO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</w:fldData>
        </w:fldChar>
      </w:r>
      <w:r w:rsidR="00B1335F">
        <w:instrText xml:space="preserve"> ADDIN EN.CITE </w:instrText>
      </w:r>
      <w:r w:rsidR="00B1335F">
        <w:fldChar w:fldCharType="begin">
          <w:fldData xml:space="preserve">PEVuZE5vdGU+PENpdGU+PEF1dGhvcj5XZWk8L0F1dGhvcj48WWVhcj4yMDAwPC9ZZWFyPjxSZWNO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</w:fldData>
        </w:fldChar>
      </w:r>
      <w:r w:rsidR="00B1335F">
        <w:instrText xml:space="preserve"> ADDIN EN.CITE.DATA </w:instrText>
      </w:r>
      <w:r w:rsidR="00B1335F">
        <w:fldChar w:fldCharType="end"/>
      </w:r>
      <w:r w:rsidR="00F817EA">
        <w:fldChar w:fldCharType="separate"/>
      </w:r>
      <w:r w:rsidR="00B1335F">
        <w:rPr>
          <w:noProof/>
        </w:rPr>
        <w:t>[5-7]</w:t>
      </w:r>
      <w:r w:rsidR="00F817EA">
        <w:fldChar w:fldCharType="end"/>
      </w:r>
      <w:r w:rsidR="00F817EA">
        <w:t>.</w:t>
      </w:r>
      <w:r w:rsidR="00433E62">
        <w:t xml:space="preserve"> However, </w:t>
      </w:r>
      <w:r w:rsidR="00433E62" w:rsidRPr="00433E62">
        <w:t>there is currently no</w:t>
      </w:r>
      <w:r w:rsidR="00E0133C">
        <w:t xml:space="preserve"> single</w:t>
      </w:r>
      <w:r w:rsidR="00433E62" w:rsidRPr="00433E62">
        <w:t xml:space="preserve"> all-in-one </w:t>
      </w:r>
      <w:r w:rsidR="003B7F53">
        <w:t>EOS</w:t>
      </w:r>
      <w:r w:rsidR="00433E62" w:rsidRPr="00433E62">
        <w:t xml:space="preserve"> that gives the best prediction </w:t>
      </w:r>
      <w:r w:rsidR="00433E62">
        <w:t xml:space="preserve">of </w:t>
      </w:r>
      <w:r w:rsidR="00433E62" w:rsidRPr="00433E62">
        <w:t xml:space="preserve">all </w:t>
      </w:r>
      <w:r w:rsidR="00433E62">
        <w:t xml:space="preserve">substances </w:t>
      </w:r>
      <w:r w:rsidR="00486CC5">
        <w:t>at</w:t>
      </w:r>
      <w:r w:rsidR="00D8780C">
        <w:t xml:space="preserve"> all fluid states</w:t>
      </w:r>
      <w:r w:rsidR="00433E62" w:rsidRPr="00433E62">
        <w:t>.</w:t>
      </w:r>
      <w:r w:rsidR="00765A57">
        <w:t xml:space="preserve"> For example, two widely used cubic </w:t>
      </w:r>
      <w:r w:rsidR="003B7F53">
        <w:t>EOS</w:t>
      </w:r>
      <w:r w:rsidR="00765A57">
        <w:t xml:space="preserve">, </w:t>
      </w:r>
      <w:r w:rsidR="00860B87">
        <w:t>Soave-Redlich-</w:t>
      </w:r>
      <w:proofErr w:type="spellStart"/>
      <w:r w:rsidR="00860B87">
        <w:t>Kwong</w:t>
      </w:r>
      <w:proofErr w:type="spellEnd"/>
      <w:r w:rsidR="00860B87">
        <w:t xml:space="preserve"> (SRK)</w:t>
      </w:r>
      <w:r w:rsidR="00BD774B">
        <w:t xml:space="preserve"> </w:t>
      </w:r>
      <w:r w:rsidR="00227D88">
        <w:fldChar w:fldCharType="begin"/>
      </w:r>
      <w:r w:rsidR="00B1335F">
        <w:instrText xml:space="preserve"> ADDIN EN.CITE &lt;EndNote&gt;&lt;Cite&gt;&lt;Author&gt;Soave&lt;/Author&gt;&lt;Year&gt;1972&lt;/Year&gt;&lt;RecNum&gt;40&lt;/RecNum&gt;&lt;DisplayText&gt;[8]&lt;/DisplayText&gt;&lt;record&gt;&lt;rec-number&gt;40&lt;/rec-number&gt;&lt;foreign-keys&gt;&lt;key app="EN" db-id="rpwzsdvw70awvre5wfwvpeacp05parpp9z2w" timestamp="1582148658"&gt;40&lt;/key&gt;&lt;/foreign-keys&gt;&lt;ref-type name="Journal Article"&gt;17&lt;/ref-type&gt;&lt;contributors&gt;&lt;authors&gt;&lt;author&gt;Soave, Giorgio&lt;/author&gt;&lt;/authors&gt;&lt;/contributors&gt;&lt;titles&gt;&lt;title&gt;Equilibrium constants from a modified Redlich-Kwong equation of state&lt;/title&gt;&lt;secondary-title&gt;Chemical engineering science&lt;/secondary-title&gt;&lt;/titles&gt;&lt;periodical&gt;&lt;full-title&gt;Chemical Engineering Science&lt;/full-title&gt;&lt;/periodical&gt;&lt;pages&gt;1197-1203&lt;/pages&gt;&lt;volume&gt;27&lt;/volume&gt;&lt;number&gt;6&lt;/number&gt;&lt;dates&gt;&lt;year&gt;1972&lt;/year&gt;&lt;/dates&gt;&lt;isbn&gt;0009-2509&lt;/isbn&gt;&lt;urls&gt;&lt;/urls&gt;&lt;/record&gt;&lt;/Cite&gt;&lt;/EndNote&gt;</w:instrText>
      </w:r>
      <w:r w:rsidR="00227D88">
        <w:fldChar w:fldCharType="separate"/>
      </w:r>
      <w:r w:rsidR="00B1335F">
        <w:rPr>
          <w:noProof/>
        </w:rPr>
        <w:t>[8]</w:t>
      </w:r>
      <w:r w:rsidR="00227D88">
        <w:fldChar w:fldCharType="end"/>
      </w:r>
      <w:r w:rsidR="00227D88">
        <w:t xml:space="preserve"> </w:t>
      </w:r>
      <w:r w:rsidR="00BD774B">
        <w:t>and Peng-Robinson (PR)</w:t>
      </w:r>
      <w:r w:rsidR="00B5194C">
        <w:t xml:space="preserve"> </w:t>
      </w:r>
      <w:r w:rsidR="00227D88">
        <w:fldChar w:fldCharType="begin"/>
      </w:r>
      <w:r w:rsidR="00B1335F">
        <w:instrText xml:space="preserve"> ADDIN EN.CITE &lt;EndNote&gt;&lt;Cite&gt;&lt;Author&gt;Peng&lt;/Author&gt;&lt;Year&gt;1976&lt;/Year&gt;&lt;RecNum&gt;41&lt;/RecNum&gt;&lt;DisplayText&gt;[9]&lt;/DisplayText&gt;&lt;record&gt;&lt;rec-number&gt;41&lt;/rec-number&gt;&lt;foreign-keys&gt;&lt;key app="EN" db-id="rpwzsdvw70awvre5wfwvpeacp05parpp9z2w" timestamp="1582148702"&gt;41&lt;/key&gt;&lt;/foreign-keys&gt;&lt;ref-type name="Journal Article"&gt;17&lt;/ref-type&gt;&lt;contributors&gt;&lt;authors&gt;&lt;author&gt;Peng, Ding-Yu&lt;/author&gt;&lt;author&gt;Robinson, Donald B&lt;/author&gt;&lt;/authors&gt;&lt;/contributors&gt;&lt;titles&gt;&lt;title&gt;A new two-constant equation of state&lt;/title&gt;&lt;secondary-title&gt;Industrial &amp;amp; Engineering Chemistry Fundamentals&lt;/secondary-title&gt;&lt;/titles&gt;&lt;periodical&gt;&lt;full-title&gt;Industrial &amp;amp; Engineering Chemistry Fundamentals&lt;/full-title&gt;&lt;/periodical&gt;&lt;pages&gt;59-64&lt;/pages&gt;&lt;volume&gt;15&lt;/volume&gt;&lt;number&gt;1&lt;/number&gt;&lt;dates&gt;&lt;year&gt;1976&lt;/year&gt;&lt;/dates&gt;&lt;isbn&gt;0196-4313&lt;/isbn&gt;&lt;urls&gt;&lt;/urls&gt;&lt;/record&gt;&lt;/Cite&gt;&lt;/EndNote&gt;</w:instrText>
      </w:r>
      <w:r w:rsidR="00227D88">
        <w:fldChar w:fldCharType="separate"/>
      </w:r>
      <w:r w:rsidR="00B1335F">
        <w:rPr>
          <w:noProof/>
        </w:rPr>
        <w:t>[9]</w:t>
      </w:r>
      <w:r w:rsidR="00227D88">
        <w:fldChar w:fldCharType="end"/>
      </w:r>
      <w:r w:rsidR="001D166B">
        <w:t>,</w:t>
      </w:r>
      <w:r w:rsidR="00227D88">
        <w:t xml:space="preserve"> </w:t>
      </w:r>
      <w:r w:rsidR="00B5194C">
        <w:t xml:space="preserve">show </w:t>
      </w:r>
      <w:r w:rsidR="003B042E">
        <w:t>large</w:t>
      </w:r>
      <w:r w:rsidR="00516410">
        <w:t xml:space="preserve"> errors </w:t>
      </w:r>
      <w:r w:rsidR="00E0133C">
        <w:t xml:space="preserve">in estimating </w:t>
      </w:r>
      <w:r w:rsidR="007F5EDA">
        <w:t xml:space="preserve">density </w:t>
      </w:r>
      <w:r w:rsidR="00516410">
        <w:t>in regions of compressed liquid, near-critical poin</w:t>
      </w:r>
      <w:r w:rsidR="00FA582F">
        <w:t>t</w:t>
      </w:r>
      <w:r w:rsidR="00516410">
        <w:t>, and supercritical</w:t>
      </w:r>
      <w:r w:rsidR="00AE3CEB">
        <w:t xml:space="preserve"> fluid</w:t>
      </w:r>
      <w:r w:rsidR="006606FE">
        <w:t xml:space="preserve">. </w:t>
      </w:r>
      <w:r w:rsidR="00E029FD">
        <w:t>These regions are closely related to the</w:t>
      </w:r>
      <w:r w:rsidR="00E754FD">
        <w:t xml:space="preserve"> </w:t>
      </w:r>
      <w:r w:rsidR="006433A3">
        <w:t xml:space="preserve">states </w:t>
      </w:r>
      <w:r w:rsidR="00E754FD">
        <w:t>of</w:t>
      </w:r>
      <w:r w:rsidR="00E029FD">
        <w:t xml:space="preserve"> working fluids in modern </w:t>
      </w:r>
      <w:r w:rsidR="00386033">
        <w:t xml:space="preserve">power-generation </w:t>
      </w:r>
      <w:r w:rsidR="00FE3E64">
        <w:t xml:space="preserve">and transportation </w:t>
      </w:r>
      <w:r w:rsidR="00386033">
        <w:t xml:space="preserve">systems, </w:t>
      </w:r>
      <w:r w:rsidR="00E0133C">
        <w:t xml:space="preserve">including </w:t>
      </w:r>
      <w:r w:rsidR="00E754FD">
        <w:t xml:space="preserve">supercritical </w:t>
      </w:r>
      <w:r w:rsidR="00A9658B">
        <w:t>CO</w:t>
      </w:r>
      <w:r w:rsidR="00A9658B" w:rsidRPr="00A9658B">
        <w:rPr>
          <w:vertAlign w:val="subscript"/>
        </w:rPr>
        <w:t>2</w:t>
      </w:r>
      <w:r w:rsidR="00A9658B">
        <w:t xml:space="preserve"> </w:t>
      </w:r>
      <w:r w:rsidR="00E754FD">
        <w:t>power cycles,</w:t>
      </w:r>
      <w:r w:rsidR="00386033">
        <w:t xml:space="preserve"> liquid-rocket engines, </w:t>
      </w:r>
      <w:r w:rsidR="005D66C8">
        <w:t xml:space="preserve">and </w:t>
      </w:r>
      <w:r w:rsidR="00386033">
        <w:t xml:space="preserve">diesel </w:t>
      </w:r>
      <w:r w:rsidR="00E754FD">
        <w:t>engines.</w:t>
      </w:r>
      <w:r w:rsidR="00386033">
        <w:t xml:space="preserve"> </w:t>
      </w:r>
      <w:r w:rsidR="00B34FB9">
        <w:t xml:space="preserve">The accuracy of the </w:t>
      </w:r>
      <w:r w:rsidR="003B7F53">
        <w:t>EOS</w:t>
      </w:r>
      <w:r w:rsidR="00B34FB9">
        <w:t xml:space="preserve"> </w:t>
      </w:r>
      <w:r w:rsidR="007F6B08">
        <w:t>determines the reliability of predictive tool development in th</w:t>
      </w:r>
      <w:r w:rsidR="00EB7FBC">
        <w:t xml:space="preserve">ese systems. </w:t>
      </w:r>
      <w:r w:rsidR="00823EA9">
        <w:t xml:space="preserve">For example, predictions of thermodynamic properties </w:t>
      </w:r>
      <w:r w:rsidR="007B73B6">
        <w:t>are</w:t>
      </w:r>
      <w:r w:rsidR="00823EA9">
        <w:t xml:space="preserve"> directly related to the prediction of flame temperature and emission concentrations in hydrocarbon combustion</w:t>
      </w:r>
      <w:r w:rsidR="0092069B">
        <w:t xml:space="preserve"> </w:t>
      </w:r>
      <w:r w:rsidR="00A05DAC">
        <w:fldChar w:fldCharType="begin"/>
      </w:r>
      <w:r w:rsidR="00B1335F">
        <w:instrText xml:space="preserve"> ADDIN EN.CITE &lt;EndNote&gt;&lt;Cite&gt;&lt;Author&gt;Wang&lt;/Author&gt;&lt;Year&gt;2017&lt;/Year&gt;&lt;RecNum&gt;80&lt;/RecNum&gt;&lt;DisplayText&gt;[10, 11]&lt;/DisplayText&gt;&lt;record&gt;&lt;rec-number&gt;80&lt;/rec-number&gt;&lt;foreign-keys&gt;&lt;key app="EN" db-id="rpwzsdvw70awvre5wfwvpeacp05parpp9z2w" timestamp="1613876133"&gt;80&lt;/key&gt;&lt;/foreign-keys&gt;&lt;ref-type name="Journal Article"&gt;17&lt;/ref-type&gt;&lt;contributors&gt;&lt;authors&gt;&lt;author&gt;Wang, Xingjian&lt;/author&gt;&lt;author&gt;Yang, Vigor&lt;/author&gt;&lt;/authors&gt;&lt;/contributors&gt;&lt;titles&gt;&lt;title&gt;Supercritical mixing and combustion of liquid-oxygen/kerosene bi-swirl injectors&lt;/title&gt;&lt;secondary-title&gt;Journal of Propulsion and Power&lt;/secondary-title&gt;&lt;/titles&gt;&lt;periodical&gt;&lt;full-title&gt;Journal of Propulsion and Power&lt;/full-title&gt;&lt;/periodical&gt;&lt;pages&gt;316-322&lt;/pages&gt;&lt;volume&gt;33&lt;/volume&gt;&lt;number&gt;2&lt;/number&gt;&lt;dates&gt;&lt;year&gt;2017&lt;/year&gt;&lt;/dates&gt;&lt;isbn&gt;0748-4658&lt;/isbn&gt;&lt;urls&gt;&lt;/urls&gt;&lt;/record&gt;&lt;/Cite&gt;&lt;Cite&gt;&lt;Author&gt;Wang&lt;/Author&gt;&lt;Year&gt;2018&lt;/Year&gt;&lt;RecNum&gt;81&lt;/RecNum&gt;&lt;record&gt;&lt;rec-number&gt;81&lt;/rec-number&gt;&lt;foreign-keys&gt;&lt;key app="EN" db-id="rpwzsdvw70awvre5wfwvpeacp05parpp9z2w" timestamp="1613876165"&gt;81&lt;/key&gt;&lt;/foreign-keys&gt;&lt;ref-type name="Journal Article"&gt;17&lt;/ref-type&gt;&lt;contributors&gt;&lt;authors&gt;&lt;author&gt;Wang, Xingjian&lt;/author&gt;&lt;author&gt;Li, Yixing&lt;/author&gt;&lt;author&gt;Wang, Yanxing&lt;/author&gt;&lt;author&gt;Yang, Vigor&lt;/author&gt;&lt;/authors&gt;&lt;/contributors&gt;&lt;titles&gt;&lt;title&gt;Near-field flame dynamics of liquid oxygen/kerosene bi-swirl injectors at supercritical conditions&lt;/title&gt;&lt;secondary-title&gt;Combustion and Flame&lt;/secondary-title&gt;&lt;/titles&gt;&lt;periodical&gt;&lt;full-title&gt;Combustion and Flame&lt;/full-title&gt;&lt;/periodical&gt;&lt;pages&gt;1-11&lt;/pages&gt;&lt;volume&gt;190&lt;/volume&gt;&lt;dates&gt;&lt;year&gt;2018&lt;/year&gt;&lt;/dates&gt;&lt;isbn&gt;0010-2180&lt;/isbn&gt;&lt;urls&gt;&lt;/urls&gt;&lt;/record&gt;&lt;/Cite&gt;&lt;/EndNote&gt;</w:instrText>
      </w:r>
      <w:r w:rsidR="00A05DAC">
        <w:fldChar w:fldCharType="separate"/>
      </w:r>
      <w:r w:rsidR="00B1335F">
        <w:rPr>
          <w:noProof/>
        </w:rPr>
        <w:t>[10, 11]</w:t>
      </w:r>
      <w:r w:rsidR="00A05DAC">
        <w:fldChar w:fldCharType="end"/>
      </w:r>
      <w:r w:rsidR="00823EA9">
        <w:t>.</w:t>
      </w:r>
      <w:r w:rsidR="00823EA9" w:rsidRPr="00C30303">
        <w:t xml:space="preserve"> </w:t>
      </w:r>
      <w:r w:rsidR="00F83EDE">
        <w:t xml:space="preserve">To this end, the present work </w:t>
      </w:r>
      <w:r w:rsidR="00E0133C">
        <w:t xml:space="preserve">applies an advanced statistical learning technique to </w:t>
      </w:r>
      <w:r w:rsidR="00F83EDE">
        <w:t xml:space="preserve">develop a robust cubic </w:t>
      </w:r>
      <w:r w:rsidR="003B7F53">
        <w:t>EOS</w:t>
      </w:r>
      <w:r w:rsidR="00F83EDE">
        <w:t xml:space="preserve"> based on </w:t>
      </w:r>
      <w:r w:rsidR="00FC2FBA">
        <w:t xml:space="preserve">the </w:t>
      </w:r>
      <w:r w:rsidR="008158E6">
        <w:t xml:space="preserve">PR </w:t>
      </w:r>
      <w:r w:rsidR="003B7F53">
        <w:lastRenderedPageBreak/>
        <w:t>EOS</w:t>
      </w:r>
      <w:r w:rsidR="00E0133C">
        <w:t xml:space="preserve">. The new EOS </w:t>
      </w:r>
      <w:r w:rsidR="00D137C7">
        <w:t xml:space="preserve">can provide </w:t>
      </w:r>
      <w:r w:rsidR="00B8259F">
        <w:t>significantly</w:t>
      </w:r>
      <w:r w:rsidR="003B042E">
        <w:t xml:space="preserve"> </w:t>
      </w:r>
      <w:r w:rsidR="00410033">
        <w:t>improved</w:t>
      </w:r>
      <w:r w:rsidR="00D137C7">
        <w:t xml:space="preserve"> accuracy </w:t>
      </w:r>
      <w:r w:rsidR="00263FCF">
        <w:t xml:space="preserve">in the </w:t>
      </w:r>
      <w:r w:rsidR="00DA67A2">
        <w:t>thermodynamic</w:t>
      </w:r>
      <w:r w:rsidR="00263FCF">
        <w:t xml:space="preserve"> regions where</w:t>
      </w:r>
      <w:r w:rsidR="001B6DE0">
        <w:t xml:space="preserve"> the traditional cubic </w:t>
      </w:r>
      <w:r w:rsidR="003B7F53">
        <w:t>EOS</w:t>
      </w:r>
      <w:r w:rsidR="001B6DE0">
        <w:t xml:space="preserve"> underperform.</w:t>
      </w:r>
    </w:p>
    <w:p w14:paraId="1D3FFE74" w14:textId="77777777" w:rsidR="00D17171" w:rsidRDefault="00D17171" w:rsidP="00694A65"/>
    <w:p w14:paraId="4F6A5E71" w14:textId="63CB58E1" w:rsidR="007E5F71" w:rsidRDefault="007E5F71" w:rsidP="00694A65">
      <w:r>
        <w:t xml:space="preserve">The most accurate </w:t>
      </w:r>
      <w:r w:rsidR="003B7F53">
        <w:t>EOS</w:t>
      </w:r>
      <w:r>
        <w:t xml:space="preserve"> to date for pure substances </w:t>
      </w:r>
      <w:r w:rsidR="00A729F0">
        <w:t>is</w:t>
      </w:r>
      <w:r>
        <w:t xml:space="preserve"> the modified </w:t>
      </w:r>
      <w:r w:rsidRPr="000D5197">
        <w:t>Benedict–Webb–Rubin</w:t>
      </w:r>
      <w:r>
        <w:t xml:space="preserve"> (</w:t>
      </w:r>
      <w:proofErr w:type="spellStart"/>
      <w:r>
        <w:t>mBWR</w:t>
      </w:r>
      <w:proofErr w:type="spellEnd"/>
      <w:r>
        <w:t xml:space="preserve">) equation </w:t>
      </w:r>
      <w:r>
        <w:fldChar w:fldCharType="begin"/>
      </w:r>
      <w:r w:rsidR="00B1335F">
        <w:instrText xml:space="preserve"> ADDIN EN.CITE &lt;EndNote&gt;&lt;Cite&gt;&lt;Author&gt;Poling&lt;/Author&gt;&lt;Year&gt;2001&lt;/Year&gt;&lt;RecNum&gt;38&lt;/RecNum&gt;&lt;DisplayText&gt;[12]&lt;/DisplayText&gt;&lt;record&gt;&lt;rec-number&gt;38&lt;/rec-number&gt;&lt;foreign-keys&gt;&lt;key app="EN" db-id="rpwzsdvw70awvre5wfwvpeacp05parpp9z2w" timestamp="1582071080"&gt;38&lt;/key&gt;&lt;/foreign-keys&gt;&lt;ref-type name="Book"&gt;6&lt;/ref-type&gt;&lt;contributors&gt;&lt;authors&gt;&lt;author&gt;Poling, Bruce E&lt;/author&gt;&lt;author&gt;Prausnitz, John M&lt;/author&gt;&lt;author&gt;O&amp;apos;connell, John P&lt;/author&gt;&lt;/authors&gt;&lt;/contributors&gt;&lt;titles&gt;&lt;title&gt;The properties of gases and liquids&lt;/title&gt;&lt;/titles&gt;&lt;volume&gt;5&lt;/volume&gt;&lt;dates&gt;&lt;year&gt;2001&lt;/year&gt;&lt;/dates&gt;&lt;publisher&gt;Mcgraw-hill New York&lt;/publisher&gt;&lt;urls&gt;&lt;/urls&gt;&lt;/record&gt;&lt;/Cite&gt;&lt;/EndNote&gt;</w:instrText>
      </w:r>
      <w:r>
        <w:fldChar w:fldCharType="separate"/>
      </w:r>
      <w:r w:rsidR="00B1335F">
        <w:rPr>
          <w:noProof/>
        </w:rPr>
        <w:t>[12]</w:t>
      </w:r>
      <w:r>
        <w:fldChar w:fldCharType="end"/>
      </w:r>
      <w:r>
        <w:t xml:space="preserve">, a virial-type equation that includes 32 terms with numerical parameters determined by fitting the equation to empirical data. The </w:t>
      </w:r>
      <w:proofErr w:type="spellStart"/>
      <w:r>
        <w:t>mBWR</w:t>
      </w:r>
      <w:proofErr w:type="spellEnd"/>
      <w:r>
        <w:t xml:space="preserve"> </w:t>
      </w:r>
      <w:r w:rsidR="003B7F53">
        <w:t>EOS</w:t>
      </w:r>
      <w:r>
        <w:t xml:space="preserve"> has been incorporated into the popular software package REFPROP, developed by the National Institute of Standards and Technology (NIST) </w:t>
      </w:r>
      <w:r>
        <w:fldChar w:fldCharType="begin"/>
      </w:r>
      <w:r w:rsidR="00B1335F">
        <w:instrText xml:space="preserve"> ADDIN EN.CITE &lt;EndNote&gt;&lt;Cite&gt;&lt;Author&gt;Lemmon&lt;/Author&gt;&lt;Year&gt;2007&lt;/Year&gt;&lt;RecNum&gt;39&lt;/RecNum&gt;&lt;DisplayText&gt;[13]&lt;/DisplayText&gt;&lt;record&gt;&lt;rec-number&gt;39&lt;/rec-number&gt;&lt;foreign-keys&gt;&lt;key app="EN" db-id="rpwzsdvw70awvre5wfwvpeacp05parpp9z2w" timestamp="1582072097"&gt;39&lt;/key&gt;&lt;/foreign-keys&gt;&lt;ref-type name="Journal Article"&gt;17&lt;/ref-type&gt;&lt;contributors&gt;&lt;authors&gt;&lt;author&gt;Lemmon, Eric W&lt;/author&gt;&lt;author&gt;Huber, Marcia L&lt;/author&gt;&lt;author&gt;McLinden, Mark O&lt;/author&gt;&lt;/authors&gt;&lt;/contributors&gt;&lt;titles&gt;&lt;title&gt;REFPROP: Reference fluid thermodynamic and transport properties&lt;/title&gt;&lt;secondary-title&gt;NIST standard reference database&lt;/secondary-title&gt;&lt;/titles&gt;&lt;periodical&gt;&lt;full-title&gt;NIST standard reference database&lt;/full-title&gt;&lt;/periodical&gt;&lt;volume&gt;23&lt;/volume&gt;&lt;number&gt;8.0&lt;/number&gt;&lt;dates&gt;&lt;year&gt;2007&lt;/year&gt;&lt;/dates&gt;&lt;urls&gt;&lt;/urls&gt;&lt;/record&gt;&lt;/Cite&gt;&lt;/EndNote&gt;</w:instrText>
      </w:r>
      <w:r>
        <w:fldChar w:fldCharType="separate"/>
      </w:r>
      <w:r w:rsidR="00B1335F">
        <w:rPr>
          <w:noProof/>
        </w:rPr>
        <w:t>[13]</w:t>
      </w:r>
      <w:r>
        <w:fldChar w:fldCharType="end"/>
      </w:r>
      <w:r>
        <w:t xml:space="preserve">. However, the </w:t>
      </w:r>
      <w:proofErr w:type="spellStart"/>
      <w:r>
        <w:t>mBWR</w:t>
      </w:r>
      <w:proofErr w:type="spellEnd"/>
      <w:r>
        <w:t xml:space="preserve"> </w:t>
      </w:r>
      <w:r w:rsidR="003B7F53">
        <w:t>EOS</w:t>
      </w:r>
      <w:r>
        <w:t xml:space="preserve"> suffers from two major disadvantages</w:t>
      </w:r>
      <w:r w:rsidR="00472691">
        <w:t>:</w:t>
      </w:r>
      <w:r>
        <w:t xml:space="preserve"> </w:t>
      </w:r>
      <w:r w:rsidR="00472691">
        <w:t>(1)</w:t>
      </w:r>
      <w:r>
        <w:t xml:space="preserve"> the large number of adjustable parameters make it difficult to extend to mixtures</w:t>
      </w:r>
      <w:r w:rsidR="004502F5">
        <w:t>, and (2)</w:t>
      </w:r>
      <w:r>
        <w:t xml:space="preserve"> its analytical complexity results in time-consuming computation, especially when incorporated into </w:t>
      </w:r>
      <w:r w:rsidR="00806119">
        <w:t>multi-scale, multi-physics simulations</w:t>
      </w:r>
      <w:r>
        <w:t xml:space="preserve">. </w:t>
      </w:r>
      <w:r w:rsidR="00C10A4B">
        <w:t xml:space="preserve">In order to avoid the introduction of additional complexity to existing </w:t>
      </w:r>
      <w:r w:rsidR="0018550A">
        <w:t>simulations, i</w:t>
      </w:r>
      <w:r w:rsidR="00806119">
        <w:t>t is desirable to develop</w:t>
      </w:r>
      <w:r w:rsidR="0069222A">
        <w:t xml:space="preserve"> an </w:t>
      </w:r>
      <w:r w:rsidR="003B7F53">
        <w:t>EOS</w:t>
      </w:r>
      <w:r w:rsidR="0069222A">
        <w:t xml:space="preserve"> that </w:t>
      </w:r>
      <w:r w:rsidR="007A4518">
        <w:t>has a simple expression</w:t>
      </w:r>
      <w:r w:rsidR="0069222A">
        <w:t xml:space="preserve"> as</w:t>
      </w:r>
      <w:r w:rsidR="001D166B">
        <w:t xml:space="preserve"> a</w:t>
      </w:r>
      <w:r w:rsidR="0069222A">
        <w:t xml:space="preserve"> </w:t>
      </w:r>
      <w:r w:rsidR="00320E57">
        <w:t xml:space="preserve">cubic </w:t>
      </w:r>
      <w:r w:rsidR="003B7F53">
        <w:t>EOS</w:t>
      </w:r>
      <w:r w:rsidR="001D166B">
        <w:t>,</w:t>
      </w:r>
      <w:r w:rsidR="00320E57">
        <w:t xml:space="preserve"> like SRK and PR</w:t>
      </w:r>
      <w:r w:rsidR="001D166B">
        <w:t>,</w:t>
      </w:r>
      <w:r w:rsidR="007A4518">
        <w:t xml:space="preserve"> </w:t>
      </w:r>
      <w:r w:rsidR="00E0133C">
        <w:t xml:space="preserve">and </w:t>
      </w:r>
      <w:r w:rsidR="00417202">
        <w:t>is</w:t>
      </w:r>
      <w:r w:rsidR="0039141C">
        <w:t xml:space="preserve"> as accurate as </w:t>
      </w:r>
      <w:proofErr w:type="spellStart"/>
      <w:r w:rsidR="008853FA">
        <w:t>mBWR</w:t>
      </w:r>
      <w:proofErr w:type="spellEnd"/>
      <w:r w:rsidR="00FD7698">
        <w:t xml:space="preserve">. </w:t>
      </w:r>
    </w:p>
    <w:p w14:paraId="21A4B56E" w14:textId="188E24B0" w:rsidR="00DF5E5A" w:rsidRDefault="00DF5E5A" w:rsidP="00694A65"/>
    <w:p w14:paraId="69FF3051" w14:textId="367B24AD" w:rsidR="001D453D" w:rsidRDefault="00AE6461" w:rsidP="00694A65">
      <w:r>
        <w:t xml:space="preserve">Modifications of cubic </w:t>
      </w:r>
      <w:r w:rsidR="003B7F53">
        <w:t>EOS</w:t>
      </w:r>
      <w:r>
        <w:t xml:space="preserve"> have revolved around </w:t>
      </w:r>
      <w:r w:rsidR="00926137">
        <w:t>three</w:t>
      </w:r>
      <w:r>
        <w:t xml:space="preserve"> </w:t>
      </w:r>
      <w:r w:rsidR="007B1C24">
        <w:t xml:space="preserve">different </w:t>
      </w:r>
      <w:r w:rsidR="0067248F">
        <w:t>approaches</w:t>
      </w:r>
      <w:r w:rsidR="009F601B">
        <w:t xml:space="preserve"> </w:t>
      </w:r>
      <w:r w:rsidR="009F601B">
        <w:fldChar w:fldCharType="begin"/>
      </w:r>
      <w:r w:rsidR="00B1335F">
        <w:instrText xml:space="preserve"> ADDIN EN.CITE &lt;EndNote&gt;&lt;Cite&gt;&lt;Author&gt;Lopez-Echeverry&lt;/Author&gt;&lt;Year&gt;2017&lt;/Year&gt;&lt;RecNum&gt;82&lt;/RecNum&gt;&lt;DisplayText&gt;[7]&lt;/DisplayText&gt;&lt;record&gt;&lt;rec-number&gt;82&lt;/rec-number&gt;&lt;foreign-keys&gt;&lt;key app="EN" db-id="rpwzsdvw70awvre5wfwvpeacp05parpp9z2w" timestamp="1613877245"&gt;82&lt;/key&gt;&lt;/foreign-keys&gt;&lt;ref-type name="Journal Article"&gt;17&lt;/ref-type&gt;&lt;contributors&gt;&lt;authors&gt;&lt;author&gt;Lopez-Echeverry, Juan Sebastian&lt;/author&gt;&lt;author&gt;Reif-Acherman, Simon&lt;/author&gt;&lt;author&gt;Araujo-Lopez, Eduard&lt;/author&gt;&lt;/authors&gt;&lt;/contributors&gt;&lt;titles&gt;&lt;title&gt;Peng-Robinson equation of state: 40 years through cubics&lt;/title&gt;&lt;secondary-title&gt;Fluid Phase Equilibria&lt;/secondary-title&gt;&lt;/titles&gt;&lt;periodical&gt;&lt;full-title&gt;Fluid Phase Equilibria&lt;/full-title&gt;&lt;/periodical&gt;&lt;pages&gt;39-71&lt;/pages&gt;&lt;volume&gt;447&lt;/volume&gt;&lt;dates&gt;&lt;year&gt;2017&lt;/year&gt;&lt;/dates&gt;&lt;isbn&gt;0378-3812&lt;/isbn&gt;&lt;urls&gt;&lt;/urls&gt;&lt;/record&gt;&lt;/Cite&gt;&lt;/EndNote&gt;</w:instrText>
      </w:r>
      <w:r w:rsidR="009F601B">
        <w:fldChar w:fldCharType="separate"/>
      </w:r>
      <w:r w:rsidR="00B1335F">
        <w:rPr>
          <w:noProof/>
        </w:rPr>
        <w:t>[7]</w:t>
      </w:r>
      <w:r w:rsidR="009F601B">
        <w:fldChar w:fldCharType="end"/>
      </w:r>
      <w:r w:rsidR="007B1C24">
        <w:t xml:space="preserve">: </w:t>
      </w:r>
      <w:r w:rsidR="00FC27E3">
        <w:t>(</w:t>
      </w:r>
      <w:r w:rsidR="007B1C24">
        <w:t xml:space="preserve">1) introducing deviation functions (volume translation), (2) </w:t>
      </w:r>
      <w:r w:rsidR="002D5624">
        <w:t>adding</w:t>
      </w:r>
      <w:r w:rsidR="007B1C24">
        <w:t xml:space="preserve"> new parameters, </w:t>
      </w:r>
      <w:r w:rsidR="00926137">
        <w:t xml:space="preserve">and </w:t>
      </w:r>
      <w:r w:rsidR="007B1C24">
        <w:t xml:space="preserve">(3) changing the </w:t>
      </w:r>
      <w:r w:rsidR="00FC27E3">
        <w:t>dependence structure</w:t>
      </w:r>
      <w:r w:rsidR="007B1C24">
        <w:t xml:space="preserve"> of the alpha function.</w:t>
      </w:r>
      <w:r w:rsidR="005F1AAA">
        <w:t xml:space="preserve"> </w:t>
      </w:r>
      <w:r w:rsidR="00A70722">
        <w:t>V</w:t>
      </w:r>
      <w:r w:rsidR="009538C9">
        <w:t>olume translation methods</w:t>
      </w:r>
      <w:r w:rsidR="00A70722">
        <w:t xml:space="preserve"> introduce a correction </w:t>
      </w:r>
      <w:r w:rsidR="00CF1F74">
        <w:t xml:space="preserve">term </w:t>
      </w:r>
      <w:r w:rsidR="00A70722">
        <w:t xml:space="preserve">to </w:t>
      </w:r>
      <w:r w:rsidR="00B716BE">
        <w:t xml:space="preserve">the molar volume accounting for the deviation </w:t>
      </w:r>
      <w:r w:rsidR="00E823E7">
        <w:t xml:space="preserve">of liquid density </w:t>
      </w:r>
      <w:r w:rsidR="00B716BE">
        <w:t xml:space="preserve">between </w:t>
      </w:r>
      <w:r w:rsidR="00EA0BD6">
        <w:t>exp</w:t>
      </w:r>
      <w:r w:rsidR="00DE041F">
        <w:t>erimental data and cal</w:t>
      </w:r>
      <w:r w:rsidR="00CA24E7">
        <w:t>c</w:t>
      </w:r>
      <w:r w:rsidR="00DE041F">
        <w:t>ulation</w:t>
      </w:r>
      <w:r w:rsidR="00CA24E7">
        <w:t>s</w:t>
      </w:r>
      <w:r w:rsidR="000C3717">
        <w:t xml:space="preserve"> </w:t>
      </w:r>
      <w:r w:rsidR="000C3717">
        <w:fldChar w:fldCharType="begin"/>
      </w:r>
      <w:r w:rsidR="00B1335F">
        <w:instrText xml:space="preserve"> ADDIN EN.CITE &lt;EndNote&gt;&lt;Cite&gt;&lt;Author&gt;Péneloux&lt;/Author&gt;&lt;Year&gt;1982&lt;/Year&gt;&lt;RecNum&gt;21&lt;/RecNum&gt;&lt;DisplayText&gt;[14]&lt;/DisplayText&gt;&lt;record&gt;&lt;rec-number&gt;21&lt;/rec-number&gt;&lt;foreign-keys&gt;&lt;key app="EN" db-id="rpwzsdvw70awvre5wfwvpeacp05parpp9z2w" timestamp="1578934003"&gt;21&lt;/key&gt;&lt;/foreign-keys&gt;&lt;ref-type name="Journal Article"&gt;17&lt;/ref-type&gt;&lt;contributors&gt;&lt;authors&gt;&lt;author&gt;Péneloux, André&lt;/author&gt;&lt;author&gt;Rauzy, Evelyne&lt;/author&gt;&lt;author&gt;Fréze, Richard&lt;/author&gt;&lt;/authors&gt;&lt;/contributors&gt;&lt;titles&gt;&lt;title&gt;A consistent correction for Redlich-Kwong-Soave volumes&lt;/title&gt;&lt;secondary-title&gt;Fluid phase equilibria&lt;/secondary-title&gt;&lt;/titles&gt;&lt;periodical&gt;&lt;full-title&gt;Fluid Phase Equilibria&lt;/full-title&gt;&lt;/periodical&gt;&lt;pages&gt;7-23&lt;/pages&gt;&lt;volume&gt;8&lt;/volume&gt;&lt;number&gt;1&lt;/number&gt;&lt;dates&gt;&lt;year&gt;1982&lt;/year&gt;&lt;/dates&gt;&lt;isbn&gt;0378-3812&lt;/isbn&gt;&lt;urls&gt;&lt;/urls&gt;&lt;/record&gt;&lt;/Cite&gt;&lt;/EndNote&gt;</w:instrText>
      </w:r>
      <w:r w:rsidR="000C3717">
        <w:fldChar w:fldCharType="separate"/>
      </w:r>
      <w:r w:rsidR="00B1335F">
        <w:rPr>
          <w:noProof/>
        </w:rPr>
        <w:t>[14]</w:t>
      </w:r>
      <w:r w:rsidR="000C3717">
        <w:fldChar w:fldCharType="end"/>
      </w:r>
      <w:r w:rsidR="00CA24E7">
        <w:t>.</w:t>
      </w:r>
      <w:r w:rsidR="009538C9">
        <w:t xml:space="preserve"> </w:t>
      </w:r>
      <w:r w:rsidR="00806F24">
        <w:t xml:space="preserve">The second </w:t>
      </w:r>
      <w:r w:rsidR="00F95A01">
        <w:t>approach</w:t>
      </w:r>
      <w:r w:rsidR="006E45AF">
        <w:t>, such as three-p</w:t>
      </w:r>
      <w:r w:rsidR="00392ED3">
        <w:t>arameter</w:t>
      </w:r>
      <w:r w:rsidR="00E459EA">
        <w:t xml:space="preserve"> </w:t>
      </w:r>
      <w:r w:rsidR="00E90382">
        <w:fldChar w:fldCharType="begin"/>
      </w:r>
      <w:r w:rsidR="00B1335F">
        <w:instrText xml:space="preserve"> ADDIN EN.CITE &lt;EndNote&gt;&lt;Cite&gt;&lt;Author&gt;Cismondi&lt;/Author&gt;&lt;Year&gt;2005&lt;/Year&gt;&lt;RecNum&gt;7&lt;/RecNum&gt;&lt;DisplayText&gt;[15]&lt;/DisplayText&gt;&lt;record&gt;&lt;rec-number&gt;7&lt;/rec-number&gt;&lt;foreign-keys&gt;&lt;key app="EN" db-id="rpwzsdvw70awvre5wfwvpeacp05parpp9z2w" timestamp="1571969893"&gt;7&lt;/key&gt;&lt;/foreign-keys&gt;&lt;ref-type name="Journal Article"&gt;17&lt;/ref-type&gt;&lt;contributors&gt;&lt;authors&gt;&lt;author&gt;Cismondi, Martín&lt;/author&gt;&lt;author&gt;Mollerup, Jørgen&lt;/author&gt;&lt;/authors&gt;&lt;/contributors&gt;&lt;titles&gt;&lt;title&gt;Development and application of a three-parameter RK–PR equation of state&lt;/title&gt;&lt;secondary-title&gt;Fluid Phase Equilibria&lt;/secondary-title&gt;&lt;/titles&gt;&lt;periodical&gt;&lt;full-title&gt;Fluid Phase Equilibria&lt;/full-title&gt;&lt;/periodical&gt;&lt;pages&gt;74-89&lt;/pages&gt;&lt;volume&gt;232&lt;/volume&gt;&lt;number&gt;1-2&lt;/number&gt;&lt;dates&gt;&lt;year&gt;2005&lt;/year&gt;&lt;/dates&gt;&lt;publisher&gt;Elsevier BV&lt;/publisher&gt;&lt;isbn&gt;0378-3812&lt;/isbn&gt;&lt;urls&gt;&lt;related-urls&gt;&lt;url&gt;https://dx.doi.org/10.1016/j.fluid.2005.03.020&lt;/url&gt;&lt;/related-urls&gt;&lt;/urls&gt;&lt;electronic-resource-num&gt;10.1016/j.fluid.2005.03.020&lt;/electronic-resource-num&gt;&lt;/record&gt;&lt;/Cite&gt;&lt;/EndNote&gt;</w:instrText>
      </w:r>
      <w:r w:rsidR="00E90382">
        <w:fldChar w:fldCharType="separate"/>
      </w:r>
      <w:r w:rsidR="00B1335F">
        <w:rPr>
          <w:noProof/>
        </w:rPr>
        <w:t>[15]</w:t>
      </w:r>
      <w:r w:rsidR="00E90382">
        <w:fldChar w:fldCharType="end"/>
      </w:r>
      <w:r w:rsidR="00392ED3">
        <w:t xml:space="preserve"> and four-parameter </w:t>
      </w:r>
      <w:r w:rsidR="00445866">
        <w:fldChar w:fldCharType="begin"/>
      </w:r>
      <w:r w:rsidR="00B1335F">
        <w:instrText xml:space="preserve"> ADDIN EN.CITE &lt;EndNote&gt;&lt;Cite&gt;&lt;Author&gt;Ghoderao&lt;/Author&gt;&lt;Year&gt;2018&lt;/Year&gt;&lt;RecNum&gt;19&lt;/RecNum&gt;&lt;DisplayText&gt;[16]&lt;/DisplayText&gt;&lt;record&gt;&lt;rec-number&gt;19&lt;/rec-number&gt;&lt;foreign-keys&gt;&lt;key app="EN" db-id="rpwzsdvw70awvre5wfwvpeacp05parpp9z2w" timestamp="1576683945"&gt;19&lt;/key&gt;&lt;/foreign-keys&gt;&lt;ref-type name="Journal Article"&gt;17&lt;/ref-type&gt;&lt;contributors&gt;&lt;authors&gt;&lt;author&gt;Ghoderao, Pradnya N. P.&lt;/author&gt;&lt;author&gt;Dalvi, Vishwanath H.&lt;/author&gt;&lt;author&gt;Narayan, Mohan&lt;/author&gt;&lt;/authors&gt;&lt;/contributors&gt;&lt;titles&gt;&lt;title&gt;A four-parameter cubic equation of state for pure compounds and mixtures&lt;/title&gt;&lt;secondary-title&gt;Chemical Engineering Science&lt;/secondary-title&gt;&lt;/titles&gt;&lt;periodical&gt;&lt;full-title&gt;Chemical Engineering Science&lt;/full-title&gt;&lt;/periodical&gt;&lt;pages&gt;173-189&lt;/pages&gt;&lt;volume&gt;190&lt;/volume&gt;&lt;dates&gt;&lt;year&gt;2018&lt;/year&gt;&lt;/dates&gt;&lt;publisher&gt;Elsevier BV&lt;/publisher&gt;&lt;isbn&gt;0009-2509&lt;/isbn&gt;&lt;urls&gt;&lt;related-urls&gt;&lt;url&gt;https://dx.doi.org/10.1016/j.ces.2018.06.010&lt;/url&gt;&lt;/related-urls&gt;&lt;/urls&gt;&lt;electronic-resource-num&gt;10.1016/j.ces.2018.06.010&lt;/electronic-resource-num&gt;&lt;/record&gt;&lt;/Cite&gt;&lt;/EndNote&gt;</w:instrText>
      </w:r>
      <w:r w:rsidR="00445866">
        <w:fldChar w:fldCharType="separate"/>
      </w:r>
      <w:r w:rsidR="00B1335F">
        <w:rPr>
          <w:noProof/>
        </w:rPr>
        <w:t>[16]</w:t>
      </w:r>
      <w:r w:rsidR="00445866">
        <w:fldChar w:fldCharType="end"/>
      </w:r>
      <w:r w:rsidR="00E6104C">
        <w:t xml:space="preserve"> EOS</w:t>
      </w:r>
      <w:r w:rsidR="00E90382">
        <w:t xml:space="preserve">, </w:t>
      </w:r>
      <w:r w:rsidR="00E0133C">
        <w:t xml:space="preserve">involves the addition of parameters in the attractive or repulsive term, and </w:t>
      </w:r>
      <w:r w:rsidR="007D6C10">
        <w:t xml:space="preserve">can </w:t>
      </w:r>
      <w:r w:rsidR="00803745">
        <w:t xml:space="preserve">capture the correct </w:t>
      </w:r>
      <w:r w:rsidR="00B84C62">
        <w:t xml:space="preserve">critical </w:t>
      </w:r>
      <w:r w:rsidR="00803745">
        <w:t xml:space="preserve">compressibility factor </w:t>
      </w:r>
      <w:r w:rsidR="009B413B">
        <w:t xml:space="preserve">for different </w:t>
      </w:r>
      <w:r w:rsidR="00B02166">
        <w:t>fluids</w:t>
      </w:r>
      <w:r w:rsidR="00392ED3">
        <w:t xml:space="preserve"> </w:t>
      </w:r>
      <w:r w:rsidR="00B02166">
        <w:t xml:space="preserve">but </w:t>
      </w:r>
      <w:r w:rsidR="00603AD4">
        <w:t xml:space="preserve">at the cost of </w:t>
      </w:r>
      <w:r w:rsidR="00B02166">
        <w:t>increase</w:t>
      </w:r>
      <w:r w:rsidR="00603AD4">
        <w:t>d</w:t>
      </w:r>
      <w:r w:rsidR="00C770CA">
        <w:t xml:space="preserve"> </w:t>
      </w:r>
      <w:r w:rsidR="00B02166">
        <w:t xml:space="preserve">calculation </w:t>
      </w:r>
      <w:r w:rsidR="00C770CA">
        <w:t>complexity</w:t>
      </w:r>
      <w:r w:rsidR="00F06592">
        <w:t>.</w:t>
      </w:r>
      <w:r w:rsidR="00C770CA">
        <w:t xml:space="preserve"> </w:t>
      </w:r>
      <w:r w:rsidR="005D203F">
        <w:t xml:space="preserve">Extensive efforts </w:t>
      </w:r>
      <w:r w:rsidR="007D53D5">
        <w:t xml:space="preserve">have been put </w:t>
      </w:r>
      <w:r w:rsidR="00603AD4">
        <w:t xml:space="preserve">into </w:t>
      </w:r>
      <w:r w:rsidR="007D53D5">
        <w:t>developing accurate expression</w:t>
      </w:r>
      <w:r w:rsidR="00603AD4">
        <w:t>s</w:t>
      </w:r>
      <w:r w:rsidR="007D53D5">
        <w:t xml:space="preserve"> of </w:t>
      </w:r>
      <w:r w:rsidR="00603AD4">
        <w:t xml:space="preserve">the </w:t>
      </w:r>
      <w:r w:rsidR="007D53D5">
        <w:t>alpha function</w:t>
      </w:r>
      <w:r w:rsidR="00C0320A">
        <w:t xml:space="preserve">, </w:t>
      </w:r>
      <w:r w:rsidR="00B206FA">
        <w:t xml:space="preserve">including the Soave-type alpha functions </w:t>
      </w:r>
      <w:r w:rsidR="00B206FA">
        <w:fldChar w:fldCharType="begin">
          <w:fldData xml:space="preserve">PEVuZE5vdGU+PENpdGU+PEF1dGhvcj5QZW5nPC9BdXRob3I+PFllYXI+MTk3NjwvWWVhcj48UmVj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</w:fldData>
        </w:fldChar>
      </w:r>
      <w:r w:rsidR="00B1335F">
        <w:instrText xml:space="preserve"> ADDIN EN.CITE </w:instrText>
      </w:r>
      <w:r w:rsidR="00B1335F">
        <w:fldChar w:fldCharType="begin">
          <w:fldData xml:space="preserve">PEVuZE5vdGU+PENpdGU+PEF1dGhvcj5QZW5nPC9BdXRob3I+PFllYXI+MTk3NjwvWWVhcj48UmVj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</w:fldData>
        </w:fldChar>
      </w:r>
      <w:r w:rsidR="00B1335F">
        <w:instrText xml:space="preserve"> ADDIN EN.CITE.DATA </w:instrText>
      </w:r>
      <w:r w:rsidR="00B1335F">
        <w:fldChar w:fldCharType="end"/>
      </w:r>
      <w:r w:rsidR="00B206FA">
        <w:fldChar w:fldCharType="separate"/>
      </w:r>
      <w:r w:rsidR="00B1335F">
        <w:rPr>
          <w:noProof/>
        </w:rPr>
        <w:t>[8, 9, 17, 18]</w:t>
      </w:r>
      <w:r w:rsidR="00B206FA">
        <w:fldChar w:fldCharType="end"/>
      </w:r>
      <w:r w:rsidR="000579B5">
        <w:t xml:space="preserve"> and </w:t>
      </w:r>
      <w:r w:rsidR="00B6626F">
        <w:t>exponential alpha functions</w:t>
      </w:r>
      <w:r w:rsidR="00884F40" w:rsidRPr="00884F40">
        <w:t xml:space="preserve"> </w:t>
      </w:r>
      <w:r w:rsidR="00884F40">
        <w:lastRenderedPageBreak/>
        <w:fldChar w:fldCharType="begin">
          <w:fldData xml:space="preserve">PEVuZE5vdGU+PENpdGU+PEF1dGhvcj5HYXNlbTwvQXV0aG9yPjxZZWFyPjIwMDE8L1llYXI+PFJl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</w:fldData>
        </w:fldChar>
      </w:r>
      <w:r w:rsidR="00B1335F">
        <w:instrText xml:space="preserve"> ADDIN EN.CITE </w:instrText>
      </w:r>
      <w:r w:rsidR="00B1335F">
        <w:fldChar w:fldCharType="begin">
          <w:fldData xml:space="preserve">PEVuZE5vdGU+PENpdGU+PEF1dGhvcj5HYXNlbTwvQXV0aG9yPjxZZWFyPjIwMDE8L1llYXI+PFJl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</w:fldData>
        </w:fldChar>
      </w:r>
      <w:r w:rsidR="00B1335F">
        <w:instrText xml:space="preserve"> ADDIN EN.CITE.DATA </w:instrText>
      </w:r>
      <w:r w:rsidR="00B1335F">
        <w:fldChar w:fldCharType="end"/>
      </w:r>
      <w:r w:rsidR="00884F40">
        <w:fldChar w:fldCharType="separate"/>
      </w:r>
      <w:r w:rsidR="00B1335F">
        <w:rPr>
          <w:noProof/>
        </w:rPr>
        <w:t>[19-22]</w:t>
      </w:r>
      <w:r w:rsidR="00884F40">
        <w:fldChar w:fldCharType="end"/>
      </w:r>
      <w:r w:rsidR="007D53D5">
        <w:t xml:space="preserve">. </w:t>
      </w:r>
      <w:r w:rsidR="008C3E59">
        <w:t xml:space="preserve">The first two approaches require </w:t>
      </w:r>
      <w:r w:rsidR="00A92B6B">
        <w:t xml:space="preserve">a significant change </w:t>
      </w:r>
      <w:r w:rsidR="00A919B3">
        <w:t>of the EOS expression</w:t>
      </w:r>
      <w:r w:rsidR="00AA327A">
        <w:t xml:space="preserve"> and thus increase the calculation complexity</w:t>
      </w:r>
      <w:r w:rsidR="00A919B3">
        <w:t xml:space="preserve">, while the </w:t>
      </w:r>
      <w:r w:rsidR="00902B62">
        <w:t>third approach maintains the s</w:t>
      </w:r>
      <w:r w:rsidR="00021BB5">
        <w:t>implicity of the functional form of the cubic EOS</w:t>
      </w:r>
      <w:r w:rsidR="00985FE8">
        <w:t xml:space="preserve">. </w:t>
      </w:r>
      <w:r w:rsidR="00E701B0">
        <w:t>The present work</w:t>
      </w:r>
      <w:r w:rsidR="00942673">
        <w:t xml:space="preserve"> </w:t>
      </w:r>
      <w:r w:rsidR="00E701B0">
        <w:t>focuses on improvements to</w:t>
      </w:r>
      <w:r w:rsidR="00F71575">
        <w:t xml:space="preserve"> the alpha function. </w:t>
      </w:r>
    </w:p>
    <w:p w14:paraId="35E45ED2" w14:textId="77777777" w:rsidR="002E0674" w:rsidRDefault="002E0674" w:rsidP="00694A65"/>
    <w:p w14:paraId="6BC1BBEC" w14:textId="4B4A8ADA" w:rsidR="007B1C24" w:rsidRDefault="00364D96" w:rsidP="00694A65">
      <w:r>
        <w:t>Soave-type alpha function</w:t>
      </w:r>
      <w:r w:rsidR="00E3660A">
        <w:t>s</w:t>
      </w:r>
      <w:r>
        <w:t xml:space="preserve"> </w:t>
      </w:r>
      <w:r w:rsidR="00E82D00">
        <w:t xml:space="preserve">express </w:t>
      </w:r>
      <w:r w:rsidR="00857149">
        <w:t>alpha as a function of reduced temperature with a character</w:t>
      </w:r>
      <w:r w:rsidR="00555AAA">
        <w:t xml:space="preserve">istic constant </w:t>
      </w:r>
      <w:r w:rsidR="00A20EB3">
        <w:t>correlated to</w:t>
      </w:r>
      <w:r w:rsidR="00555AAA">
        <w:t xml:space="preserve"> the acentric factor of </w:t>
      </w:r>
      <w:r w:rsidR="00603AD4">
        <w:t xml:space="preserve">the </w:t>
      </w:r>
      <w:r w:rsidR="00555AAA">
        <w:t xml:space="preserve">substances. </w:t>
      </w:r>
      <w:proofErr w:type="spellStart"/>
      <w:r w:rsidR="00255564">
        <w:t>Twu</w:t>
      </w:r>
      <w:proofErr w:type="spellEnd"/>
      <w:r w:rsidR="0042469B">
        <w:t xml:space="preserve"> et al.</w:t>
      </w:r>
      <w:r w:rsidR="00255564">
        <w:t xml:space="preserve"> </w:t>
      </w:r>
      <w:r w:rsidR="00255564">
        <w:fldChar w:fldCharType="begin"/>
      </w:r>
      <w:r w:rsidR="00B1335F">
        <w:instrText xml:space="preserve"> ADDIN EN.CITE &lt;EndNote&gt;&lt;Cite&gt;&lt;Author&gt;Twu&lt;/Author&gt;&lt;Year&gt;1995&lt;/Year&gt;&lt;RecNum&gt;56&lt;/RecNum&gt;&lt;DisplayText&gt;[22]&lt;/DisplayText&gt;&lt;record&gt;&lt;rec-number&gt;56&lt;/rec-number&gt;&lt;foreign-keys&gt;&lt;key app="EN" db-id="rpwzsdvw70awvre5wfwvpeacp05parpp9z2w" timestamp="1609015419"&gt;56&lt;/key&gt;&lt;/foreign-keys&gt;&lt;ref-type name="Journal Article"&gt;17&lt;/ref-type&gt;&lt;contributors&gt;&lt;authors&gt;&lt;author&gt;Twu, Chorng H.&lt;/author&gt;&lt;author&gt;Coon, John E.&lt;/author&gt;&lt;author&gt;Cunningham, John R.&lt;/author&gt;&lt;/authors&gt;&lt;/contributors&gt;&lt;titles&gt;&lt;title&gt;A new generalized alpha function for a cubic equation of state Part 1. Peng-Robinson equation&lt;/title&gt;&lt;secondary-title&gt;Fluid Phase Equilibria&lt;/secondary-title&gt;&lt;/titles&gt;&lt;periodical&gt;&lt;full-title&gt;Fluid Phase Equilibria&lt;/full-title&gt;&lt;/periodical&gt;&lt;pages&gt;49-59&lt;/pages&gt;&lt;volume&gt;105&lt;/volume&gt;&lt;number&gt;1&lt;/number&gt;&lt;keywords&gt;&lt;keyword&gt;Theory&lt;/keyword&gt;&lt;keyword&gt;Equations of state&lt;/keyword&gt;&lt;keyword&gt;Methods of calculation&lt;/keyword&gt;&lt;/keywords&gt;&lt;dates&gt;&lt;year&gt;1995&lt;/year&gt;&lt;pub-dates&gt;&lt;date&gt;1995/03/15/&lt;/date&gt;&lt;/pub-dates&gt;&lt;/dates&gt;&lt;isbn&gt;0378-3812&lt;/isbn&gt;&lt;urls&gt;&lt;related-urls&gt;&lt;url&gt;http://www.sciencedirect.com/science/article/pii/037838129402601V&lt;/url&gt;&lt;/related-urls&gt;&lt;/urls&gt;&lt;electronic-resource-num&gt;https://doi.org/10.1016/0378-3812(94)02601-V&lt;/electronic-resource-num&gt;&lt;/record&gt;&lt;/Cite&gt;&lt;/EndNote&gt;</w:instrText>
      </w:r>
      <w:r w:rsidR="00255564">
        <w:fldChar w:fldCharType="separate"/>
      </w:r>
      <w:r w:rsidR="00B1335F">
        <w:rPr>
          <w:noProof/>
        </w:rPr>
        <w:t>[22]</w:t>
      </w:r>
      <w:r w:rsidR="00255564">
        <w:fldChar w:fldCharType="end"/>
      </w:r>
      <w:r w:rsidR="00BA02E0">
        <w:t xml:space="preserve"> developed an exponential</w:t>
      </w:r>
      <w:r w:rsidR="002A532F">
        <w:t xml:space="preserve"> alpha function that improve</w:t>
      </w:r>
      <w:r w:rsidR="008D6E38">
        <w:t>d</w:t>
      </w:r>
      <w:r w:rsidR="002A532F">
        <w:t xml:space="preserve"> the prediction</w:t>
      </w:r>
      <w:r w:rsidR="00343932">
        <w:t xml:space="preserve"> of vapor pressure at low reduced temperature</w:t>
      </w:r>
      <w:r w:rsidR="00014699">
        <w:t xml:space="preserve"> for </w:t>
      </w:r>
      <w:r w:rsidR="00830A83">
        <w:t xml:space="preserve">both light and heavy hydrocarbons. </w:t>
      </w:r>
      <w:r w:rsidR="00FE5034">
        <w:t>Other</w:t>
      </w:r>
      <w:r w:rsidR="002F29E1">
        <w:t xml:space="preserve"> </w:t>
      </w:r>
      <w:r w:rsidR="009D12CD">
        <w:t xml:space="preserve">exponential alpha functions have been proposed </w:t>
      </w:r>
      <w:r w:rsidR="00D5433C">
        <w:t xml:space="preserve">for different substances under different conditions </w:t>
      </w:r>
      <w:r w:rsidR="00D5433C">
        <w:fldChar w:fldCharType="begin">
          <w:fldData xml:space="preserve">PEVuZE5vdGU+PENpdGU+PEF1dGhvcj5HYXNlbTwvQXV0aG9yPjxZZWFyPjIwMDE8L1llYXI+PFJl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</w:fldData>
        </w:fldChar>
      </w:r>
      <w:r w:rsidR="00B1335F">
        <w:instrText xml:space="preserve"> ADDIN EN.CITE </w:instrText>
      </w:r>
      <w:r w:rsidR="00B1335F">
        <w:fldChar w:fldCharType="begin">
          <w:fldData xml:space="preserve">PEVuZE5vdGU+PENpdGU+PEF1dGhvcj5HYXNlbTwvQXV0aG9yPjxZZWFyPjIwMDE8L1llYXI+PFJl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</w:fldData>
        </w:fldChar>
      </w:r>
      <w:r w:rsidR="00B1335F">
        <w:instrText xml:space="preserve"> ADDIN EN.CITE.DATA </w:instrText>
      </w:r>
      <w:r w:rsidR="00B1335F">
        <w:fldChar w:fldCharType="end"/>
      </w:r>
      <w:r w:rsidR="00D5433C">
        <w:fldChar w:fldCharType="separate"/>
      </w:r>
      <w:r w:rsidR="00B1335F">
        <w:rPr>
          <w:noProof/>
        </w:rPr>
        <w:t>[19-21]</w:t>
      </w:r>
      <w:r w:rsidR="00D5433C">
        <w:fldChar w:fldCharType="end"/>
      </w:r>
      <w:r w:rsidR="00D5433C">
        <w:t>.</w:t>
      </w:r>
      <w:r w:rsidR="002830B6">
        <w:t xml:space="preserve"> </w:t>
      </w:r>
      <w:proofErr w:type="spellStart"/>
      <w:r w:rsidR="00DE677A">
        <w:t>Fore</w:t>
      </w:r>
      <w:r w:rsidR="004233EC">
        <w:t>ro</w:t>
      </w:r>
      <w:proofErr w:type="spellEnd"/>
      <w:r w:rsidR="004233EC">
        <w:t xml:space="preserve"> and </w:t>
      </w:r>
      <w:proofErr w:type="spellStart"/>
      <w:r w:rsidR="004233EC" w:rsidRPr="00FE0A2D">
        <w:rPr>
          <w:rFonts w:cs="Lucida Grande"/>
          <w:color w:val="000000"/>
        </w:rPr>
        <w:t>Velásquez</w:t>
      </w:r>
      <w:proofErr w:type="spellEnd"/>
      <w:r w:rsidR="004233EC" w:rsidRPr="00FE0A2D">
        <w:rPr>
          <w:rFonts w:ascii="Lucida Grande" w:hAnsi="Lucida Grande" w:cs="Lucida Grande"/>
          <w:color w:val="000000"/>
        </w:rPr>
        <w:t xml:space="preserve"> </w:t>
      </w:r>
      <w:r w:rsidR="004233EC">
        <w:fldChar w:fldCharType="begin"/>
      </w:r>
      <w:r w:rsidR="00B1335F">
        <w:instrText xml:space="preserve"> ADDIN EN.CITE &lt;EndNote&gt;&lt;Cite&gt;&lt;Author&gt;Forero G&lt;/Author&gt;&lt;Year&gt;2012&lt;/Year&gt;&lt;RecNum&gt;46&lt;/RecNum&gt;&lt;DisplayText&gt;[23]&lt;/DisplayText&gt;&lt;record&gt;&lt;rec-number&gt;46&lt;/rec-number&gt;&lt;foreign-keys&gt;&lt;key app="EN" db-id="rpwzsdvw70awvre5wfwvpeacp05parpp9z2w" timestamp="1582155867"&gt;46&lt;/key&gt;&lt;/foreign-keys&gt;&lt;ref-type name="Journal Article"&gt;17&lt;/ref-type&gt;&lt;contributors&gt;&lt;authors&gt;&lt;author&gt;Forero G, Luis A.&lt;/author&gt;&lt;author&gt;Velásquez J, Jorge A.&lt;/author&gt;&lt;/authors&gt;&lt;/contributors&gt;&lt;titles&gt;&lt;title&gt;The Patel–Teja and the Peng–Robinson EoSs performance when Soave alpha function is replaced by an exponential function&lt;/title&gt;&lt;secondary-title&gt;Fluid phase equilibria&lt;/secondary-title&gt;&lt;/titles&gt;&lt;periodical&gt;&lt;full-title&gt;Fluid Phase Equilibria&lt;/full-title&gt;&lt;/periodical&gt;&lt;pages&gt;55-76&lt;/pages&gt;&lt;volume&gt;332&lt;/volume&gt;&lt;dates&gt;&lt;year&gt;2012&lt;/year&gt;&lt;/dates&gt;&lt;publisher&gt;Elsevier BV&lt;/publisher&gt;&lt;isbn&gt;0378-3812&lt;/isbn&gt;&lt;urls&gt;&lt;related-urls&gt;&lt;url&gt;https://dx.doi.org/10.1016/j.fluid.2012.05.026&lt;/url&gt;&lt;/related-urls&gt;&lt;/urls&gt;&lt;electronic-resource-num&gt;10.1016/j.fluid.2012.05.026&lt;/electronic-resource-num&gt;&lt;/record&gt;&lt;/Cite&gt;&lt;/EndNote&gt;</w:instrText>
      </w:r>
      <w:r w:rsidR="004233EC">
        <w:fldChar w:fldCharType="separate"/>
      </w:r>
      <w:r w:rsidR="00B1335F">
        <w:rPr>
          <w:noProof/>
        </w:rPr>
        <w:t>[23]</w:t>
      </w:r>
      <w:r w:rsidR="004233EC">
        <w:fldChar w:fldCharType="end"/>
      </w:r>
      <w:r w:rsidR="00FE0A2D">
        <w:t xml:space="preserve"> made d</w:t>
      </w:r>
      <w:r w:rsidR="002830B6">
        <w:t>etailed comparison</w:t>
      </w:r>
      <w:r w:rsidR="00603AD4">
        <w:t>s</w:t>
      </w:r>
      <w:r w:rsidR="002830B6">
        <w:t xml:space="preserve"> </w:t>
      </w:r>
      <w:r w:rsidR="00DE677A">
        <w:t>among different alpha functions</w:t>
      </w:r>
      <w:r w:rsidR="00FE0A2D">
        <w:t xml:space="preserve"> for two-parameter and three-parameter cubic </w:t>
      </w:r>
      <w:r w:rsidR="003B7F53">
        <w:t>EOS</w:t>
      </w:r>
      <w:r w:rsidR="00DE677A">
        <w:t>.</w:t>
      </w:r>
      <w:r w:rsidR="00EB78A0">
        <w:t xml:space="preserve"> </w:t>
      </w:r>
    </w:p>
    <w:p w14:paraId="1A53386E" w14:textId="1660DF1B" w:rsidR="002E0674" w:rsidRDefault="009E3398" w:rsidP="00694A65">
      <w:r>
        <w:t xml:space="preserve">As </w:t>
      </w:r>
      <w:r w:rsidR="00603AD4">
        <w:t xml:space="preserve">noted </w:t>
      </w:r>
      <w:r>
        <w:t xml:space="preserve">by </w:t>
      </w:r>
      <w:r w:rsidRPr="009E3398">
        <w:t>Lopez-</w:t>
      </w:r>
      <w:proofErr w:type="spellStart"/>
      <w:r w:rsidRPr="009E3398">
        <w:t>Echeverry</w:t>
      </w:r>
      <w:proofErr w:type="spellEnd"/>
      <w:r>
        <w:t xml:space="preserve"> et al. </w:t>
      </w:r>
      <w:r>
        <w:fldChar w:fldCharType="begin"/>
      </w:r>
      <w:r w:rsidR="00B1335F">
        <w:instrText xml:space="preserve"> ADDIN EN.CITE &lt;EndNote&gt;&lt;Cite&gt;&lt;Author&gt;Lopez-Echeverry&lt;/Author&gt;&lt;Year&gt;2017&lt;/Year&gt;&lt;RecNum&gt;82&lt;/RecNum&gt;&lt;DisplayText&gt;[7]&lt;/DisplayText&gt;&lt;record&gt;&lt;rec-number&gt;82&lt;/rec-number&gt;&lt;foreign-keys&gt;&lt;key app="EN" db-id="rpwzsdvw70awvre5wfwvpeacp05parpp9z2w" timestamp="1613877245"&gt;82&lt;/key&gt;&lt;/foreign-keys&gt;&lt;ref-type name="Journal Article"&gt;17&lt;/ref-type&gt;&lt;contributors&gt;&lt;authors&gt;&lt;author&gt;Lopez-Echeverry, Juan Sebastian&lt;/author&gt;&lt;author&gt;Reif-Acherman, Simon&lt;/author&gt;&lt;author&gt;Araujo-Lopez, Eduard&lt;/author&gt;&lt;/authors&gt;&lt;/contributors&gt;&lt;titles&gt;&lt;title&gt;Peng-Robinson equation of state: 40 years through cubics&lt;/title&gt;&lt;secondary-title&gt;Fluid Phase Equilibria&lt;/secondary-title&gt;&lt;/titles&gt;&lt;periodical&gt;&lt;full-title&gt;Fluid Phase Equilibria&lt;/full-title&gt;&lt;/periodical&gt;&lt;pages&gt;39-71&lt;/pages&gt;&lt;volume&gt;447&lt;/volume&gt;&lt;dates&gt;&lt;year&gt;2017&lt;/year&gt;&lt;/dates&gt;&lt;isbn&gt;0378-3812&lt;/isbn&gt;&lt;urls&gt;&lt;/urls&gt;&lt;/record&gt;&lt;/Cite&gt;&lt;/EndNote&gt;</w:instrText>
      </w:r>
      <w:r>
        <w:fldChar w:fldCharType="separate"/>
      </w:r>
      <w:r w:rsidR="00B1335F">
        <w:rPr>
          <w:noProof/>
        </w:rPr>
        <w:t>[7]</w:t>
      </w:r>
      <w:r>
        <w:fldChar w:fldCharType="end"/>
      </w:r>
      <w:r>
        <w:t xml:space="preserve">, </w:t>
      </w:r>
      <w:r w:rsidR="00777EB1">
        <w:t>further development of a universal</w:t>
      </w:r>
      <w:r w:rsidR="00FF50D9">
        <w:t xml:space="preserve">, simple and accurate </w:t>
      </w:r>
      <w:r w:rsidR="003B7F53">
        <w:t>EOS</w:t>
      </w:r>
      <w:r w:rsidR="00FF50D9">
        <w:t xml:space="preserve"> is still a rich source for research</w:t>
      </w:r>
      <w:r w:rsidR="00D871EF">
        <w:t xml:space="preserve"> and discussion, </w:t>
      </w:r>
      <w:r w:rsidR="00C95AE5">
        <w:t>since</w:t>
      </w:r>
      <w:r w:rsidR="00D871EF">
        <w:t xml:space="preserve"> the </w:t>
      </w:r>
      <w:r w:rsidR="004907A2">
        <w:t xml:space="preserve">success of existing modifications is restricted to the </w:t>
      </w:r>
      <w:r w:rsidR="004A22E2">
        <w:t>properties</w:t>
      </w:r>
      <w:r w:rsidR="00603AD4" w:rsidRPr="00603AD4">
        <w:t xml:space="preserve"> </w:t>
      </w:r>
      <w:r w:rsidR="00603AD4">
        <w:t>studied</w:t>
      </w:r>
      <w:r w:rsidR="004A22E2">
        <w:t xml:space="preserve"> and</w:t>
      </w:r>
      <w:r w:rsidR="00603AD4">
        <w:t xml:space="preserve"> the</w:t>
      </w:r>
      <w:r w:rsidR="004A22E2">
        <w:t xml:space="preserve"> compound</w:t>
      </w:r>
      <w:r w:rsidR="00603AD4">
        <w:t>s</w:t>
      </w:r>
      <w:r w:rsidR="004A22E2">
        <w:t xml:space="preserve"> of interest. </w:t>
      </w:r>
      <w:r w:rsidR="005C1DE3">
        <w:t>Additional restrictions include</w:t>
      </w:r>
      <w:r w:rsidR="00812635">
        <w:t xml:space="preserve"> the</w:t>
      </w:r>
      <w:r w:rsidR="000F1D06">
        <w:t xml:space="preserve"> limited</w:t>
      </w:r>
      <w:r w:rsidR="00812635">
        <w:t xml:space="preserve"> range of </w:t>
      </w:r>
      <w:r w:rsidR="000F1D06">
        <w:t>experimental data used for training the parameters in the alpha function</w:t>
      </w:r>
      <w:r w:rsidR="00836C07">
        <w:t xml:space="preserve"> and </w:t>
      </w:r>
      <w:r w:rsidR="00BE68A2">
        <w:t xml:space="preserve">the </w:t>
      </w:r>
      <w:r w:rsidR="00D9631E">
        <w:t>optimization</w:t>
      </w:r>
      <w:r w:rsidR="00836C07">
        <w:t xml:space="preserve"> method used to determine these parameters. </w:t>
      </w:r>
      <w:r w:rsidR="00DF4989">
        <w:t xml:space="preserve">Almost all </w:t>
      </w:r>
      <w:r w:rsidR="00C86FA8">
        <w:t xml:space="preserve">existing </w:t>
      </w:r>
      <w:r w:rsidR="003B7F53">
        <w:t>EOS</w:t>
      </w:r>
      <w:r w:rsidR="007D78E7">
        <w:t xml:space="preserve"> were trained </w:t>
      </w:r>
      <w:r w:rsidR="00ED1AD4">
        <w:t>using data in the liquid-</w:t>
      </w:r>
      <w:r w:rsidR="009B5636">
        <w:t>vapor saturation region</w:t>
      </w:r>
      <w:r w:rsidR="00603AD4">
        <w:t>,</w:t>
      </w:r>
      <w:r w:rsidR="00630D43">
        <w:t xml:space="preserve"> </w:t>
      </w:r>
      <w:r w:rsidR="00895C3C">
        <w:t>together with</w:t>
      </w:r>
      <w:r w:rsidR="00630D43">
        <w:t xml:space="preserve"> </w:t>
      </w:r>
      <w:r w:rsidR="002F3E13">
        <w:t xml:space="preserve">the </w:t>
      </w:r>
      <w:r w:rsidR="00630D43">
        <w:t>phase equilibrium constraint</w:t>
      </w:r>
      <w:r w:rsidR="00603AD4">
        <w:t>.</w:t>
      </w:r>
      <w:r w:rsidR="00987ABB">
        <w:t xml:space="preserve"> </w:t>
      </w:r>
      <w:r w:rsidR="00603AD4">
        <w:t xml:space="preserve"> This </w:t>
      </w:r>
      <w:r w:rsidR="007B49AC">
        <w:t>is</w:t>
      </w:r>
      <w:r w:rsidR="00987ABB">
        <w:t xml:space="preserve"> </w:t>
      </w:r>
      <w:r w:rsidR="000A6779">
        <w:t xml:space="preserve">one of </w:t>
      </w:r>
      <w:r w:rsidR="00987ABB">
        <w:t>the main cause</w:t>
      </w:r>
      <w:r w:rsidR="000A6779">
        <w:t>s</w:t>
      </w:r>
      <w:r w:rsidR="00987ABB">
        <w:t xml:space="preserve"> of poor </w:t>
      </w:r>
      <w:r w:rsidR="006F7F1D">
        <w:t>predictions</w:t>
      </w:r>
      <w:r w:rsidR="00A57214">
        <w:t xml:space="preserve"> in other regions </w:t>
      </w:r>
      <w:r w:rsidR="000C0A85">
        <w:t xml:space="preserve">of </w:t>
      </w:r>
      <w:r w:rsidR="001B5B62">
        <w:t xml:space="preserve">the </w:t>
      </w:r>
      <w:r w:rsidR="000C0A85">
        <w:t>thermodynamic phase diagram</w:t>
      </w:r>
      <w:r w:rsidR="00617967">
        <w:t xml:space="preserve">, such as </w:t>
      </w:r>
      <w:r w:rsidR="00603AD4">
        <w:t xml:space="preserve">the </w:t>
      </w:r>
      <w:r w:rsidR="00617967">
        <w:t>compressed</w:t>
      </w:r>
      <w:r w:rsidR="00695B17">
        <w:t>-</w:t>
      </w:r>
      <w:r w:rsidR="00617967">
        <w:t>liquid,</w:t>
      </w:r>
      <w:r w:rsidR="00695B17">
        <w:t xml:space="preserve"> near-critical, and supercritical regions</w:t>
      </w:r>
      <w:r w:rsidR="000C0A85">
        <w:t>.</w:t>
      </w:r>
      <w:r w:rsidR="006F7F1D">
        <w:t xml:space="preserve"> </w:t>
      </w:r>
      <w:r w:rsidR="009C0100">
        <w:t xml:space="preserve">Furthermore, </w:t>
      </w:r>
      <w:r w:rsidR="00361B7D">
        <w:t>the</w:t>
      </w:r>
      <w:r w:rsidR="004132A9">
        <w:t xml:space="preserve"> parameters involved in </w:t>
      </w:r>
      <w:r w:rsidR="00603AD4">
        <w:t xml:space="preserve">existing </w:t>
      </w:r>
      <w:r w:rsidR="003B7F53">
        <w:t>EOS</w:t>
      </w:r>
      <w:r w:rsidR="004132A9">
        <w:t xml:space="preserve"> </w:t>
      </w:r>
      <w:r w:rsidR="006E74B6">
        <w:t>were determined</w:t>
      </w:r>
      <w:r w:rsidR="00BA7289">
        <w:t xml:space="preserve"> by minimizing an objective function</w:t>
      </w:r>
      <w:r w:rsidR="006E74B6">
        <w:t xml:space="preserve"> through</w:t>
      </w:r>
      <w:r w:rsidR="00116F6E">
        <w:t xml:space="preserve"> an </w:t>
      </w:r>
      <w:r w:rsidR="001C4397">
        <w:t>iterative</w:t>
      </w:r>
      <w:r w:rsidR="00116F6E">
        <w:t xml:space="preserve"> procedure</w:t>
      </w:r>
      <w:r w:rsidR="00767EC7">
        <w:t xml:space="preserve">. The </w:t>
      </w:r>
      <w:r w:rsidR="00472AE6">
        <w:t>objective</w:t>
      </w:r>
      <w:r w:rsidR="005235E4">
        <w:t xml:space="preserve"> </w:t>
      </w:r>
      <w:r w:rsidR="00472AE6">
        <w:t>function</w:t>
      </w:r>
      <w:r w:rsidR="00656FED">
        <w:t>s</w:t>
      </w:r>
      <w:r w:rsidR="00472AE6">
        <w:t xml:space="preserve"> </w:t>
      </w:r>
      <w:r w:rsidR="00656FED">
        <w:t xml:space="preserve">that </w:t>
      </w:r>
      <w:r w:rsidR="00603AD4">
        <w:t xml:space="preserve">have </w:t>
      </w:r>
      <w:r w:rsidR="00323D57">
        <w:t>employed</w:t>
      </w:r>
      <w:r w:rsidR="00472AE6">
        <w:t xml:space="preserve"> </w:t>
      </w:r>
      <w:r w:rsidR="008A085B">
        <w:t xml:space="preserve">in </w:t>
      </w:r>
      <w:r w:rsidR="00603AD4">
        <w:t>reported studies</w:t>
      </w:r>
      <w:r w:rsidR="008A085B">
        <w:t xml:space="preserve"> </w:t>
      </w:r>
      <w:r w:rsidR="00C53D97">
        <w:t xml:space="preserve">include </w:t>
      </w:r>
      <w:r w:rsidR="002D25A0">
        <w:t>fugacity coefficient</w:t>
      </w:r>
      <w:r w:rsidR="002C7871">
        <w:t xml:space="preserve"> </w:t>
      </w:r>
      <w:r w:rsidR="00B14FC8">
        <w:t>difference</w:t>
      </w:r>
      <w:r w:rsidR="008A085B">
        <w:t xml:space="preserve"> </w:t>
      </w:r>
      <w:r w:rsidR="008A085B">
        <w:fldChar w:fldCharType="begin"/>
      </w:r>
      <w:r w:rsidR="00B1335F">
        <w:instrText xml:space="preserve"> ADDIN EN.CITE &lt;EndNote&gt;&lt;Cite&gt;&lt;Author&gt;Soave&lt;/Author&gt;&lt;Year&gt;1972&lt;/Year&gt;&lt;RecNum&gt;40&lt;/RecNum&gt;&lt;DisplayText&gt;[8, 9]&lt;/DisplayText&gt;&lt;record&gt;&lt;rec-number&gt;40&lt;/rec-number&gt;&lt;foreign-keys&gt;&lt;key app="EN" db-id="rpwzsdvw70awvre5wfwvpeacp05parpp9z2w" timestamp="1582148658"&gt;40&lt;/key&gt;&lt;/foreign-keys&gt;&lt;ref-type name="Journal Article"&gt;17&lt;/ref-type&gt;&lt;contributors&gt;&lt;authors&gt;&lt;author&gt;Soave, Giorgio&lt;/author&gt;&lt;/authors&gt;&lt;/contributors&gt;&lt;titles&gt;&lt;title&gt;Equilibrium constants from a modified Redlich-Kwong equation of state&lt;/title&gt;&lt;secondary-title&gt;Chemical engineering science&lt;/secondary-title&gt;&lt;/titles&gt;&lt;periodical&gt;&lt;full-title&gt;Chemical Engineering Science&lt;/full-title&gt;&lt;/periodical&gt;&lt;pages&gt;1197-1203&lt;/pages&gt;&lt;volume&gt;27&lt;/volume&gt;&lt;number&gt;6&lt;/number&gt;&lt;dates&gt;&lt;year&gt;1972&lt;/year&gt;&lt;/dates&gt;&lt;isbn&gt;0009-2509&lt;/isbn&gt;&lt;urls&gt;&lt;/urls&gt;&lt;/record&gt;&lt;/Cite&gt;&lt;Cite&gt;&lt;Author&gt;Peng&lt;/Author&gt;&lt;Year&gt;1976&lt;/Year&gt;&lt;RecNum&gt;41&lt;/RecNum&gt;&lt;record&gt;&lt;rec-number&gt;41&lt;/rec-number&gt;&lt;foreign-keys&gt;&lt;key app="EN" db-id="rpwzsdvw70awvre5wfwvpeacp05parpp9z2w" timestamp="1582148702"&gt;41&lt;/key&gt;&lt;/foreign-keys&gt;&lt;ref-type name="Journal Article"&gt;17&lt;/ref-type&gt;&lt;contributors&gt;&lt;authors&gt;&lt;author&gt;Peng, Ding-Yu&lt;/author&gt;&lt;author&gt;Robinson, Donald B&lt;/author&gt;&lt;/authors&gt;&lt;/contributors&gt;&lt;titles&gt;&lt;title&gt;A new two-constant equation of state&lt;/title&gt;&lt;secondary-title&gt;Industrial &amp;amp; Engineering Chemistry Fundamentals&lt;/secondary-title&gt;&lt;/titles&gt;&lt;periodical&gt;&lt;full-title&gt;Industrial &amp;amp; Engineering Chemistry Fundamentals&lt;/full-title&gt;&lt;/periodical&gt;&lt;pages&gt;59-64&lt;/pages&gt;&lt;volume&gt;15&lt;/volume&gt;&lt;number&gt;1&lt;/number&gt;&lt;dates&gt;&lt;year&gt;1976&lt;/year&gt;&lt;/dates&gt;&lt;isbn&gt;0196-4313&lt;/isbn&gt;&lt;urls&gt;&lt;/urls&gt;&lt;/record&gt;&lt;/Cite&gt;&lt;/EndNote&gt;</w:instrText>
      </w:r>
      <w:r w:rsidR="008A085B">
        <w:fldChar w:fldCharType="separate"/>
      </w:r>
      <w:r w:rsidR="00B1335F">
        <w:rPr>
          <w:noProof/>
        </w:rPr>
        <w:t>[8, 9]</w:t>
      </w:r>
      <w:r w:rsidR="008A085B">
        <w:fldChar w:fldCharType="end"/>
      </w:r>
      <w:r w:rsidR="00FB13BA">
        <w:t xml:space="preserve"> and</w:t>
      </w:r>
      <w:r w:rsidR="002D25A0">
        <w:t xml:space="preserve"> </w:t>
      </w:r>
      <w:r w:rsidR="00FB3956">
        <w:t xml:space="preserve">relative error of </w:t>
      </w:r>
      <w:r w:rsidR="002D25A0">
        <w:t>vapor pressure</w:t>
      </w:r>
      <w:r w:rsidR="00A1467D">
        <w:t xml:space="preserve"> </w:t>
      </w:r>
      <w:r w:rsidR="00A1467D">
        <w:lastRenderedPageBreak/>
        <w:t>and/or</w:t>
      </w:r>
      <w:r w:rsidR="004D6DB3">
        <w:t xml:space="preserve"> liquid density</w:t>
      </w:r>
      <w:r w:rsidR="006E73E6">
        <w:t xml:space="preserve"> </w:t>
      </w:r>
      <w:r w:rsidR="00D35727">
        <w:fldChar w:fldCharType="begin">
          <w:fldData xml:space="preserve">PEVuZE5vdGU+PENpdGU+PEF1dGhvcj5HYXNlbTwvQXV0aG9yPjxZZWFyPjIwMDE8L1llYXI+PFJl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</w:fldData>
        </w:fldChar>
      </w:r>
      <w:r w:rsidR="00B1335F">
        <w:instrText xml:space="preserve"> ADDIN EN.CITE </w:instrText>
      </w:r>
      <w:r w:rsidR="00B1335F">
        <w:fldChar w:fldCharType="begin">
          <w:fldData xml:space="preserve">PEVuZE5vdGU+PENpdGU+PEF1dGhvcj5HYXNlbTwvQXV0aG9yPjxZZWFyPjIwMDE8L1llYXI+PFJl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</w:fldData>
        </w:fldChar>
      </w:r>
      <w:r w:rsidR="00B1335F">
        <w:instrText xml:space="preserve"> ADDIN EN.CITE.DATA </w:instrText>
      </w:r>
      <w:r w:rsidR="00B1335F">
        <w:fldChar w:fldCharType="end"/>
      </w:r>
      <w:r w:rsidR="00D35727">
        <w:fldChar w:fldCharType="separate"/>
      </w:r>
      <w:r w:rsidR="00B1335F">
        <w:rPr>
          <w:noProof/>
        </w:rPr>
        <w:t>[19, 20, 24]</w:t>
      </w:r>
      <w:r w:rsidR="00D35727">
        <w:fldChar w:fldCharType="end"/>
      </w:r>
      <w:r w:rsidR="0097109C">
        <w:t>.</w:t>
      </w:r>
      <w:r w:rsidR="00F965EB">
        <w:t xml:space="preserve"> </w:t>
      </w:r>
      <w:r w:rsidR="006C36DD">
        <w:t xml:space="preserve">The </w:t>
      </w:r>
      <w:r w:rsidR="00FC184C">
        <w:t xml:space="preserve">adopted </w:t>
      </w:r>
      <w:r w:rsidR="00767EC7">
        <w:t xml:space="preserve">optimization techniques were generally </w:t>
      </w:r>
      <w:r w:rsidR="00F146E5" w:rsidRPr="00A1467D">
        <w:rPr>
          <w:i/>
          <w:iCs/>
        </w:rPr>
        <w:t>ad hoc</w:t>
      </w:r>
      <w:r w:rsidR="00767EC7">
        <w:t xml:space="preserve"> </w:t>
      </w:r>
      <w:r w:rsidR="00787718">
        <w:t xml:space="preserve">and could </w:t>
      </w:r>
      <w:r w:rsidR="00FE108A">
        <w:t>cause overfitting and underfitting issues</w:t>
      </w:r>
      <w:r w:rsidR="00C0437D">
        <w:t xml:space="preserve">. </w:t>
      </w:r>
    </w:p>
    <w:p w14:paraId="15F52DC6" w14:textId="10B624B1" w:rsidR="00257FB8" w:rsidRDefault="00D40893" w:rsidP="00694A65">
      <w:r>
        <w:t>Recent ad</w:t>
      </w:r>
      <w:r w:rsidR="008C348B">
        <w:t>vances in statistical calibration</w:t>
      </w:r>
      <w:r w:rsidR="000E6E8E">
        <w:t xml:space="preserve"> </w:t>
      </w:r>
      <w:r w:rsidR="000E6E8E">
        <w:fldChar w:fldCharType="begin">
          <w:fldData xml:space="preserve">PEVuZE5vdGU+PENpdGU+PEF1dGhvcj5LZW5uZWR5PC9BdXRob3I+PFllYXI+MjAwMTwvWWVhcj48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</w:fldData>
        </w:fldChar>
      </w:r>
      <w:r w:rsidR="00B1335F">
        <w:instrText xml:space="preserve"> ADDIN EN.CITE </w:instrText>
      </w:r>
      <w:r w:rsidR="00B1335F">
        <w:fldChar w:fldCharType="begin">
          <w:fldData xml:space="preserve">PEVuZE5vdGU+PENpdGU+PEF1dGhvcj5LZW5uZWR5PC9BdXRob3I+PFllYXI+MjAwMTwvWWVhcj48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</w:fldData>
        </w:fldChar>
      </w:r>
      <w:r w:rsidR="00B1335F">
        <w:instrText xml:space="preserve"> ADDIN EN.CITE.DATA </w:instrText>
      </w:r>
      <w:r w:rsidR="00B1335F">
        <w:fldChar w:fldCharType="end"/>
      </w:r>
      <w:r w:rsidR="000E6E8E">
        <w:fldChar w:fldCharType="separate"/>
      </w:r>
      <w:r w:rsidR="00B1335F">
        <w:rPr>
          <w:noProof/>
        </w:rPr>
        <w:t>[25-27]</w:t>
      </w:r>
      <w:r w:rsidR="000E6E8E">
        <w:fldChar w:fldCharType="end"/>
      </w:r>
      <w:r w:rsidR="008C348B">
        <w:t xml:space="preserve"> </w:t>
      </w:r>
      <w:r w:rsidR="00496A23">
        <w:t>can provide</w:t>
      </w:r>
      <w:r w:rsidR="0017448C">
        <w:t xml:space="preserve"> new insight into</w:t>
      </w:r>
      <w:r w:rsidR="00AE6B21">
        <w:t xml:space="preserve"> </w:t>
      </w:r>
      <w:r w:rsidR="000E49FB">
        <w:t>t</w:t>
      </w:r>
      <w:r w:rsidR="00BD212D">
        <w:t xml:space="preserve">his problem. </w:t>
      </w:r>
      <w:r w:rsidR="000956EA">
        <w:t>Recognizing</w:t>
      </w:r>
      <w:r w:rsidR="00887F4E">
        <w:t xml:space="preserve"> the fact that </w:t>
      </w:r>
      <w:r w:rsidR="00583620">
        <w:t xml:space="preserve">the </w:t>
      </w:r>
      <w:r w:rsidR="000956EA">
        <w:t>true</w:t>
      </w:r>
      <w:r w:rsidR="00583620">
        <w:t xml:space="preserve"> mathematical </w:t>
      </w:r>
      <w:r w:rsidR="00DC3357">
        <w:t>form</w:t>
      </w:r>
      <w:r w:rsidR="00583620">
        <w:t xml:space="preserve"> </w:t>
      </w:r>
      <w:r w:rsidR="000956EA">
        <w:t xml:space="preserve">of </w:t>
      </w:r>
      <w:r w:rsidR="00E36142">
        <w:t xml:space="preserve">the </w:t>
      </w:r>
      <w:r w:rsidR="003B7F53">
        <w:t>EOS</w:t>
      </w:r>
      <w:r w:rsidR="000956EA">
        <w:t xml:space="preserve"> is unknown, </w:t>
      </w:r>
      <w:r w:rsidR="00550B0F">
        <w:t xml:space="preserve">the </w:t>
      </w:r>
      <w:r w:rsidR="00E36142">
        <w:t xml:space="preserve">existing </w:t>
      </w:r>
      <w:r w:rsidR="00550B0F">
        <w:t xml:space="preserve">cubic </w:t>
      </w:r>
      <w:r w:rsidR="003B7F53">
        <w:t>EOS</w:t>
      </w:r>
      <w:r w:rsidR="00455D4E">
        <w:t xml:space="preserve"> (</w:t>
      </w:r>
      <w:r w:rsidR="00DC3357">
        <w:t xml:space="preserve">for example, </w:t>
      </w:r>
      <w:r w:rsidR="00455D4E">
        <w:t xml:space="preserve">SRK and PR) </w:t>
      </w:r>
      <w:r w:rsidR="000F0CBA">
        <w:t xml:space="preserve">are </w:t>
      </w:r>
      <w:r w:rsidR="001D46D7">
        <w:t>simple and inexact</w:t>
      </w:r>
      <w:r w:rsidR="00062ACD">
        <w:t xml:space="preserve"> models that</w:t>
      </w:r>
      <w:r w:rsidR="006B7184">
        <w:t xml:space="preserve"> are used to approach the true </w:t>
      </w:r>
      <w:r w:rsidR="006D44DD">
        <w:t xml:space="preserve">pressure-volume-temperature relationship. </w:t>
      </w:r>
      <w:r w:rsidR="00BD71C3">
        <w:t xml:space="preserve">The present work </w:t>
      </w:r>
      <w:r w:rsidR="00AD20B8">
        <w:t xml:space="preserve">not only </w:t>
      </w:r>
      <w:r w:rsidR="00733589">
        <w:t>calibrate</w:t>
      </w:r>
      <w:r w:rsidR="00BD71C3">
        <w:t>s</w:t>
      </w:r>
      <w:r w:rsidR="00733589">
        <w:t xml:space="preserve"> </w:t>
      </w:r>
      <w:r w:rsidR="006C7388">
        <w:t xml:space="preserve">the optimal parameters </w:t>
      </w:r>
      <w:r w:rsidR="00E36142">
        <w:t xml:space="preserve">to </w:t>
      </w:r>
      <w:r w:rsidR="006C7388">
        <w:t xml:space="preserve">minimize the error between the model and </w:t>
      </w:r>
      <w:r w:rsidR="004A6B5B">
        <w:t>reality</w:t>
      </w:r>
      <w:r w:rsidR="00AD20B8">
        <w:t>, but also</w:t>
      </w:r>
      <w:r w:rsidR="00721DEB">
        <w:t xml:space="preserve"> </w:t>
      </w:r>
      <w:r w:rsidR="00B10BEF">
        <w:t>considers</w:t>
      </w:r>
      <w:r w:rsidR="00AD20B8">
        <w:t xml:space="preserve"> </w:t>
      </w:r>
      <w:r w:rsidR="003F0557">
        <w:t>a</w:t>
      </w:r>
      <w:r w:rsidR="00AD20B8">
        <w:t xml:space="preserve"> </w:t>
      </w:r>
      <w:r w:rsidR="00AB71B6">
        <w:t xml:space="preserve">model bias </w:t>
      </w:r>
      <w:r w:rsidR="000931CA">
        <w:t xml:space="preserve">from inexact </w:t>
      </w:r>
      <w:r w:rsidR="00E76DCE">
        <w:t>models</w:t>
      </w:r>
      <w:r w:rsidR="00226DC2">
        <w:t xml:space="preserve">, which represents the difference between the model and </w:t>
      </w:r>
      <w:r w:rsidR="00E36142">
        <w:t>physical reality</w:t>
      </w:r>
      <w:r w:rsidR="004A6B5B">
        <w:t xml:space="preserve">. </w:t>
      </w:r>
      <w:r w:rsidR="00825EB0">
        <w:t xml:space="preserve">Calibration is a process of using data from physical experiments to learn and adjust the parameters of </w:t>
      </w:r>
      <w:r w:rsidR="000E5033">
        <w:t>inexact</w:t>
      </w:r>
      <w:r w:rsidR="00825EB0">
        <w:t xml:space="preserve"> computer model</w:t>
      </w:r>
      <w:r w:rsidR="004A6B5B">
        <w:t>s</w:t>
      </w:r>
      <w:r w:rsidR="00825EB0">
        <w:t>.</w:t>
      </w:r>
      <w:r w:rsidR="00767FBE">
        <w:t xml:space="preserve"> </w:t>
      </w:r>
      <w:r w:rsidR="00421473">
        <w:t>This technique</w:t>
      </w:r>
      <w:r w:rsidR="00E97F57">
        <w:t xml:space="preserve"> treats</w:t>
      </w:r>
      <w:r w:rsidR="00767FBE">
        <w:t xml:space="preserve"> </w:t>
      </w:r>
      <w:r w:rsidR="00BD1155">
        <w:t>the output</w:t>
      </w:r>
      <w:r w:rsidR="00905878">
        <w:t xml:space="preserve"> f</w:t>
      </w:r>
      <w:r w:rsidR="0002044E">
        <w:t xml:space="preserve">rom physical experiments as a realization of </w:t>
      </w:r>
      <w:r w:rsidR="009D26BE">
        <w:t>a stochastic process</w:t>
      </w:r>
      <w:r w:rsidR="00DB6A66">
        <w:t xml:space="preserve">, providing a statistical basis for </w:t>
      </w:r>
      <w:r w:rsidR="00E36142">
        <w:t xml:space="preserve">the determination of </w:t>
      </w:r>
      <w:r w:rsidR="00DB6A66">
        <w:t>parameter</w:t>
      </w:r>
      <w:r w:rsidR="00E36142">
        <w:t>s</w:t>
      </w:r>
      <w:r w:rsidR="00DB6A66">
        <w:t xml:space="preserve"> </w:t>
      </w:r>
      <w:r w:rsidR="00027AF1">
        <w:fldChar w:fldCharType="begin"/>
      </w:r>
      <w:r w:rsidR="00B1335F">
        <w:instrText xml:space="preserve"> ADDIN EN.CITE &lt;EndNote&gt;&lt;Cite&gt;&lt;Author&gt;Sacks&lt;/Author&gt;&lt;Year&gt;1989&lt;/Year&gt;&lt;RecNum&gt;61&lt;/RecNum&gt;&lt;DisplayText&gt;[28]&lt;/DisplayText&gt;&lt;record&gt;&lt;rec-number&gt;61&lt;/rec-number&gt;&lt;foreign-keys&gt;&lt;key app="EN" db-id="rpwzsdvw70awvre5wfwvpeacp05parpp9z2w" timestamp="1609040782"&gt;61&lt;/key&gt;&lt;/foreign-keys&gt;&lt;ref-type name="Journal Article"&gt;17&lt;/ref-type&gt;&lt;contributors&gt;&lt;authors&gt;&lt;author&gt;Sacks, Jerome&lt;/author&gt;&lt;author&gt;Welch, William J.&lt;/author&gt;&lt;author&gt;Mitchell, Toby J.&lt;/author&gt;&lt;author&gt;Wynn, Henry P.&lt;/author&gt;&lt;/authors&gt;&lt;/contributors&gt;&lt;titles&gt;&lt;title&gt;Design and analysis of computer experiments&lt;/title&gt;&lt;secondary-title&gt;Statistical Science&lt;/secondary-title&gt;&lt;/titles&gt;&lt;periodical&gt;&lt;full-title&gt;Statistical science&lt;/full-title&gt;&lt;/periodical&gt;&lt;pages&gt;409-423&lt;/pages&gt;&lt;volume&gt;4&lt;/volume&gt;&lt;number&gt;4&lt;/number&gt;&lt;dates&gt;&lt;year&gt;1989&lt;/year&gt;&lt;/dates&gt;&lt;publisher&gt;Institute of Mathematical Statistics&lt;/publisher&gt;&lt;isbn&gt;08834237&lt;/isbn&gt;&lt;urls&gt;&lt;related-urls&gt;&lt;url&gt;http://www.jstor.org/stable/2245858&lt;/url&gt;&lt;/related-urls&gt;&lt;/urls&gt;&lt;custom1&gt;Full publication date: Nov., 1989&lt;/custom1&gt;&lt;/record&gt;&lt;/Cite&gt;&lt;/EndNote&gt;</w:instrText>
      </w:r>
      <w:r w:rsidR="00027AF1">
        <w:fldChar w:fldCharType="separate"/>
      </w:r>
      <w:r w:rsidR="00B1335F">
        <w:rPr>
          <w:noProof/>
        </w:rPr>
        <w:t>[28]</w:t>
      </w:r>
      <w:r w:rsidR="00027AF1">
        <w:fldChar w:fldCharType="end"/>
      </w:r>
      <w:r w:rsidR="00DB6A66">
        <w:t>.</w:t>
      </w:r>
      <w:r w:rsidR="00F06F0C">
        <w:t xml:space="preserve"> Kennedy and </w:t>
      </w:r>
      <w:r w:rsidR="001B241F" w:rsidRPr="001B241F">
        <w:t>O'Hagan</w:t>
      </w:r>
      <w:r w:rsidR="001B241F">
        <w:t xml:space="preserve"> </w:t>
      </w:r>
      <w:r w:rsidR="001B241F">
        <w:fldChar w:fldCharType="begin"/>
      </w:r>
      <w:r w:rsidR="00B1335F">
        <w:instrText xml:space="preserve"> ADDIN EN.CITE &lt;EndNote&gt;&lt;Cite&gt;&lt;Author&gt;Kennedy&lt;/Author&gt;&lt;Year&gt;2001&lt;/Year&gt;&lt;RecNum&gt;24&lt;/RecNum&gt;&lt;DisplayText&gt;[25]&lt;/DisplayText&gt;&lt;record&gt;&lt;rec-number&gt;24&lt;/rec-number&gt;&lt;foreign-keys&gt;&lt;key app="EN" db-id="rpwzsdvw70awvre5wfwvpeacp05parpp9z2w" timestamp="1578965975"&gt;24&lt;/key&gt;&lt;/foreign-keys&gt;&lt;ref-type name="Journal Article"&gt;17&lt;/ref-type&gt;&lt;contributors&gt;&lt;authors&gt;&lt;author&gt;Kennedy, Marc C.&lt;/author&gt;&lt;author&gt;O&amp;apos;Hagan, Anthony&lt;/author&gt;&lt;/authors&gt;&lt;/contributors&gt;&lt;titles&gt;&lt;title&gt;Bayesian calibration of computer models&lt;/title&gt;&lt;secondary-title&gt;Journal of the Royal Statistical Society: Series B (Statistical Methodology)&lt;/secondary-title&gt;&lt;/titles&gt;&lt;periodical&gt;&lt;full-title&gt;Journal of the Royal Statistical Society: Series B (Statistical Methodology)&lt;/full-title&gt;&lt;/periodical&gt;&lt;pages&gt;425-464&lt;/pages&gt;&lt;volume&gt;63&lt;/volume&gt;&lt;number&gt;3&lt;/number&gt;&lt;dates&gt;&lt;year&gt;2001&lt;/year&gt;&lt;/dates&gt;&lt;publisher&gt;Wiley&lt;/publisher&gt;&lt;isbn&gt;1369-7412&lt;/isbn&gt;&lt;urls&gt;&lt;related-urls&gt;&lt;url&gt;https://dx.doi.org/10.1111/1467-9868.00294&lt;/url&gt;&lt;/related-urls&gt;&lt;/urls&gt;&lt;electronic-resource-num&gt;10.1111/1467-9868.00294&lt;/electronic-resource-num&gt;&lt;/record&gt;&lt;/Cite&gt;&lt;/EndNote&gt;</w:instrText>
      </w:r>
      <w:r w:rsidR="001B241F">
        <w:fldChar w:fldCharType="separate"/>
      </w:r>
      <w:r w:rsidR="00B1335F">
        <w:rPr>
          <w:noProof/>
        </w:rPr>
        <w:t>[25]</w:t>
      </w:r>
      <w:r w:rsidR="001B241F">
        <w:fldChar w:fldCharType="end"/>
      </w:r>
      <w:r w:rsidR="000F084F">
        <w:t xml:space="preserve"> formulated </w:t>
      </w:r>
      <w:r w:rsidR="00811A79">
        <w:t xml:space="preserve">a Bayesian framework </w:t>
      </w:r>
      <w:r w:rsidR="00FA4911">
        <w:t xml:space="preserve">to calibrate the </w:t>
      </w:r>
      <w:r w:rsidR="002B0A11">
        <w:t xml:space="preserve">parameters of computer models by </w:t>
      </w:r>
      <w:r w:rsidR="0011390E">
        <w:t>considering</w:t>
      </w:r>
      <w:r w:rsidR="002B0A11">
        <w:t xml:space="preserve"> </w:t>
      </w:r>
      <w:r w:rsidR="00202400">
        <w:t>all sources of uncertaint</w:t>
      </w:r>
      <w:r w:rsidR="003D1D57">
        <w:t>ies</w:t>
      </w:r>
      <w:r w:rsidR="00826AB8">
        <w:t xml:space="preserve">, including parameter uncertainty, model </w:t>
      </w:r>
      <w:r w:rsidR="008D1BDD">
        <w:t>discrepancy</w:t>
      </w:r>
      <w:r w:rsidR="00826AB8">
        <w:t xml:space="preserve">, </w:t>
      </w:r>
      <w:r w:rsidR="00805719">
        <w:t xml:space="preserve">and </w:t>
      </w:r>
      <w:r w:rsidR="008D1BDD">
        <w:t>measurement</w:t>
      </w:r>
      <w:r w:rsidR="00805719">
        <w:t xml:space="preserve"> error. </w:t>
      </w:r>
      <w:r w:rsidR="000663AD">
        <w:t>The work has made a large impact in various fields where inexact computer models are used</w:t>
      </w:r>
      <w:r w:rsidR="008B73E1">
        <w:t xml:space="preserve"> and </w:t>
      </w:r>
      <w:r w:rsidR="00E36142">
        <w:t>must</w:t>
      </w:r>
      <w:r w:rsidR="008B73E1">
        <w:t xml:space="preserve"> be calibrate</w:t>
      </w:r>
      <w:r w:rsidR="004115F4">
        <w:t>d</w:t>
      </w:r>
      <w:r w:rsidR="00E36142">
        <w:t xml:space="preserve"> (See, f</w:t>
      </w:r>
      <w:r w:rsidR="004115F4">
        <w:t>or example,</w:t>
      </w:r>
      <w:r w:rsidR="00187F2D">
        <w:t xml:space="preserve"> </w:t>
      </w:r>
      <w:r w:rsidR="004C63EA">
        <w:t xml:space="preserve">Refs. </w:t>
      </w:r>
      <w:r w:rsidR="004C63EA">
        <w:fldChar w:fldCharType="begin">
          <w:fldData xml:space="preserve">PEVuZE5vdGU+PENpdGU+PEF1dGhvcj5CYXlhcnJpPC9BdXRob3I+PFllYXI+MjAwNzwvWWVhcj48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==
</w:fldData>
        </w:fldChar>
      </w:r>
      <w:r w:rsidR="00B1335F">
        <w:instrText xml:space="preserve"> ADDIN EN.CITE </w:instrText>
      </w:r>
      <w:r w:rsidR="00B1335F">
        <w:fldChar w:fldCharType="begin">
          <w:fldData xml:space="preserve">PEVuZE5vdGU+PENpdGU+PEF1dGhvcj5CYXlhcnJpPC9BdXRob3I+PFllYXI+MjAwNzwvWWVhcj48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==
</w:fldData>
        </w:fldChar>
      </w:r>
      <w:r w:rsidR="00B1335F">
        <w:instrText xml:space="preserve"> ADDIN EN.CITE.DATA </w:instrText>
      </w:r>
      <w:r w:rsidR="00B1335F">
        <w:fldChar w:fldCharType="end"/>
      </w:r>
      <w:r w:rsidR="004C63EA">
        <w:fldChar w:fldCharType="separate"/>
      </w:r>
      <w:r w:rsidR="00B1335F">
        <w:rPr>
          <w:noProof/>
        </w:rPr>
        <w:t>[29-33]</w:t>
      </w:r>
      <w:r w:rsidR="004C63EA">
        <w:fldChar w:fldCharType="end"/>
      </w:r>
      <w:r w:rsidR="00E36142">
        <w:t>)</w:t>
      </w:r>
      <w:r w:rsidR="005C0817">
        <w:t xml:space="preserve">. </w:t>
      </w:r>
      <w:proofErr w:type="spellStart"/>
      <w:r w:rsidR="00E5617A">
        <w:t>Tuo</w:t>
      </w:r>
      <w:proofErr w:type="spellEnd"/>
      <w:r w:rsidR="00E5617A">
        <w:t xml:space="preserve"> and Wu</w:t>
      </w:r>
      <w:r w:rsidR="00737978">
        <w:t xml:space="preserve"> </w:t>
      </w:r>
      <w:r w:rsidR="00464688">
        <w:fldChar w:fldCharType="begin"/>
      </w:r>
      <w:r w:rsidR="00B1335F">
        <w:instrText xml:space="preserve"> ADDIN EN.CITE &lt;EndNote&gt;&lt;Cite&gt;&lt;Author&gt;Tuo&lt;/Author&gt;&lt;Year&gt;2015&lt;/Year&gt;&lt;RecNum&gt;26&lt;/RecNum&gt;&lt;DisplayText&gt;[26]&lt;/DisplayText&gt;&lt;record&gt;&lt;rec-number&gt;26&lt;/rec-number&gt;&lt;foreign-keys&gt;&lt;key app="EN" db-id="rpwzsdvw70awvre5wfwvpeacp05parpp9z2w" timestamp="1579185985"&gt;26&lt;/key&gt;&lt;/foreign-keys&gt;&lt;ref-type name="Journal Article"&gt;17&lt;/ref-type&gt;&lt;contributors&gt;&lt;authors&gt;&lt;author&gt;Tuo, Rui&lt;/author&gt;&lt;author&gt;Wu, CF Jeff&lt;/author&gt;&lt;/authors&gt;&lt;/contributors&gt;&lt;titles&gt;&lt;title&gt;Efficient calibration for imperfect computer models&lt;/title&gt;&lt;secondary-title&gt;The Annals of Statistics&lt;/secondary-title&gt;&lt;/titles&gt;&lt;periodical&gt;&lt;full-title&gt;The Annals of Statistics&lt;/full-title&gt;&lt;/periodical&gt;&lt;pages&gt;2331-2352&lt;/pages&gt;&lt;volume&gt;43&lt;/volume&gt;&lt;number&gt;6&lt;/number&gt;&lt;dates&gt;&lt;year&gt;2015&lt;/year&gt;&lt;/dates&gt;&lt;isbn&gt;0090-5364&lt;/isbn&gt;&lt;urls&gt;&lt;/urls&gt;&lt;/record&gt;&lt;/Cite&gt;&lt;/EndNote&gt;</w:instrText>
      </w:r>
      <w:r w:rsidR="00464688">
        <w:fldChar w:fldCharType="separate"/>
      </w:r>
      <w:r w:rsidR="00B1335F">
        <w:rPr>
          <w:noProof/>
        </w:rPr>
        <w:t>[26]</w:t>
      </w:r>
      <w:r w:rsidR="00464688">
        <w:fldChar w:fldCharType="end"/>
      </w:r>
      <w:r w:rsidR="002442F0">
        <w:t xml:space="preserve"> pointed out </w:t>
      </w:r>
      <w:r w:rsidR="002A28BB">
        <w:t xml:space="preserve">theoretically </w:t>
      </w:r>
      <w:r w:rsidR="002442F0">
        <w:t xml:space="preserve">the </w:t>
      </w:r>
      <w:r w:rsidR="006D2712">
        <w:t>potential</w:t>
      </w:r>
      <w:r w:rsidR="002442F0">
        <w:t xml:space="preserve"> un</w:t>
      </w:r>
      <w:r w:rsidR="006D2712">
        <w:t xml:space="preserve">identifiability issue </w:t>
      </w:r>
      <w:r w:rsidR="00D26B8B">
        <w:t xml:space="preserve">of the model parameter </w:t>
      </w:r>
      <w:r w:rsidR="00E312B7">
        <w:t xml:space="preserve">in Kennedy and </w:t>
      </w:r>
      <w:r w:rsidR="00E312B7" w:rsidRPr="001B241F">
        <w:t>O'Hagan</w:t>
      </w:r>
      <w:r w:rsidR="00E312B7">
        <w:t xml:space="preserve"> </w:t>
      </w:r>
      <w:r w:rsidR="00E312B7">
        <w:fldChar w:fldCharType="begin"/>
      </w:r>
      <w:r w:rsidR="00B1335F">
        <w:instrText xml:space="preserve"> ADDIN EN.CITE &lt;EndNote&gt;&lt;Cite&gt;&lt;Author&gt;Kennedy&lt;/Author&gt;&lt;Year&gt;2001&lt;/Year&gt;&lt;RecNum&gt;24&lt;/RecNum&gt;&lt;DisplayText&gt;[25]&lt;/DisplayText&gt;&lt;record&gt;&lt;rec-number&gt;24&lt;/rec-number&gt;&lt;foreign-keys&gt;&lt;key app="EN" db-id="rpwzsdvw70awvre5wfwvpeacp05parpp9z2w" timestamp="1578965975"&gt;24&lt;/key&gt;&lt;/foreign-keys&gt;&lt;ref-type name="Journal Article"&gt;17&lt;/ref-type&gt;&lt;contributors&gt;&lt;authors&gt;&lt;author&gt;Kennedy, Marc C.&lt;/author&gt;&lt;author&gt;O&amp;apos;Hagan, Anthony&lt;/author&gt;&lt;/authors&gt;&lt;/contributors&gt;&lt;titles&gt;&lt;title&gt;Bayesian calibration of computer models&lt;/title&gt;&lt;secondary-title&gt;Journal of the Royal Statistical Society: Series B (Statistical Methodology)&lt;/secondary-title&gt;&lt;/titles&gt;&lt;periodical&gt;&lt;full-title&gt;Journal of the Royal Statistical Society: Series B (Statistical Methodology)&lt;/full-title&gt;&lt;/periodical&gt;&lt;pages&gt;425-464&lt;/pages&gt;&lt;volume&gt;63&lt;/volume&gt;&lt;number&gt;3&lt;/number&gt;&lt;dates&gt;&lt;year&gt;2001&lt;/year&gt;&lt;/dates&gt;&lt;publisher&gt;Wiley&lt;/publisher&gt;&lt;isbn&gt;1369-7412&lt;/isbn&gt;&lt;urls&gt;&lt;related-urls&gt;&lt;url&gt;https://dx.doi.org/10.1111/1467-9868.00294&lt;/url&gt;&lt;/related-urls&gt;&lt;/urls&gt;&lt;electronic-resource-num&gt;10.1111/1467-9868.00294&lt;/electronic-resource-num&gt;&lt;/record&gt;&lt;/Cite&gt;&lt;/EndNote&gt;</w:instrText>
      </w:r>
      <w:r w:rsidR="00E312B7">
        <w:fldChar w:fldCharType="separate"/>
      </w:r>
      <w:r w:rsidR="00B1335F">
        <w:rPr>
          <w:noProof/>
        </w:rPr>
        <w:t>[25]</w:t>
      </w:r>
      <w:r w:rsidR="00E312B7">
        <w:fldChar w:fldCharType="end"/>
      </w:r>
      <w:r w:rsidR="00E312B7">
        <w:t xml:space="preserve"> and proposed an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E706DF">
        <w:t xml:space="preserve"> calibration</w:t>
      </w:r>
      <w:r w:rsidR="00204C65">
        <w:t xml:space="preserve"> method</w:t>
      </w:r>
      <w:r w:rsidR="0051565B">
        <w:t xml:space="preserve"> that show</w:t>
      </w:r>
      <w:r w:rsidR="0040554F">
        <w:t>s</w:t>
      </w:r>
      <w:r w:rsidR="00D07E62">
        <w:t xml:space="preserve"> </w:t>
      </w:r>
      <w:r w:rsidR="002728A6">
        <w:t>the</w:t>
      </w:r>
      <w:r w:rsidR="00D07E62">
        <w:t xml:space="preserve"> semiparametric effi</w:t>
      </w:r>
      <w:r w:rsidR="00BE02D6">
        <w:t>ci</w:t>
      </w:r>
      <w:r w:rsidR="00D07E62">
        <w:t>ency</w:t>
      </w:r>
      <w:r w:rsidR="0040554F">
        <w:t xml:space="preserve"> </w:t>
      </w:r>
      <w:r w:rsidR="003B5265">
        <w:t xml:space="preserve">. </w:t>
      </w:r>
      <w:r w:rsidR="005974D3">
        <w:t xml:space="preserve">Plumlee </w:t>
      </w:r>
      <w:r w:rsidR="005974D3">
        <w:fldChar w:fldCharType="begin"/>
      </w:r>
      <w:r w:rsidR="00B1335F">
        <w:instrText xml:space="preserve"> ADDIN EN.CITE &lt;EndNote&gt;&lt;Cite&gt;&lt;Author&gt;Plumlee&lt;/Author&gt;&lt;Year&gt;2017&lt;/Year&gt;&lt;RecNum&gt;50&lt;/RecNum&gt;&lt;DisplayText&gt;[27]&lt;/DisplayText&gt;&lt;record&gt;&lt;rec-number&gt;50&lt;/rec-number&gt;&lt;foreign-keys&gt;&lt;key app="EN" db-id="rpwzsdvw70awvre5wfwvpeacp05parpp9z2w" timestamp="1583088042"&gt;50&lt;/key&gt;&lt;/foreign-keys&gt;&lt;ref-type name="Journal Article"&gt;17&lt;/ref-type&gt;&lt;contributors&gt;&lt;authors&gt;&lt;author&gt;Plumlee, Matthew&lt;/author&gt;&lt;/authors&gt;&lt;/contributors&gt;&lt;titles&gt;&lt;title&gt;Bayesian calibration of inexact computer models&lt;/title&gt;&lt;secondary-title&gt;Journal of the American Statistical Association&lt;/secondary-title&gt;&lt;/titles&gt;&lt;periodical&gt;&lt;full-title&gt;Journal of the American Statistical Association&lt;/full-title&gt;&lt;/periodical&gt;&lt;pages&gt;1274-1285&lt;/pages&gt;&lt;volume&gt;112&lt;/volume&gt;&lt;number&gt;519&lt;/number&gt;&lt;dates&gt;&lt;year&gt;2017&lt;/year&gt;&lt;/dates&gt;&lt;isbn&gt;0162-1459&lt;/isbn&gt;&lt;urls&gt;&lt;/urls&gt;&lt;/record&gt;&lt;/Cite&gt;&lt;/EndNote&gt;</w:instrText>
      </w:r>
      <w:r w:rsidR="005974D3">
        <w:fldChar w:fldCharType="separate"/>
      </w:r>
      <w:r w:rsidR="00B1335F">
        <w:rPr>
          <w:noProof/>
        </w:rPr>
        <w:t>[27]</w:t>
      </w:r>
      <w:r w:rsidR="005974D3">
        <w:fldChar w:fldCharType="end"/>
      </w:r>
      <w:r w:rsidR="00D26B8B">
        <w:t xml:space="preserve"> </w:t>
      </w:r>
      <w:r w:rsidR="00C11A4B">
        <w:t xml:space="preserve">showed </w:t>
      </w:r>
      <w:r w:rsidR="00894049">
        <w:t xml:space="preserve">that </w:t>
      </w:r>
      <w:r w:rsidR="00746DBC">
        <w:t xml:space="preserve">the prior distribution of the model </w:t>
      </w:r>
      <w:r w:rsidR="00AA0143">
        <w:t xml:space="preserve">bias </w:t>
      </w:r>
      <w:r w:rsidR="001F1AE0">
        <w:t xml:space="preserve">should be </w:t>
      </w:r>
      <w:r w:rsidR="00424AFB">
        <w:t>orthogonal</w:t>
      </w:r>
      <w:r w:rsidR="00C11A4B">
        <w:t xml:space="preserve"> </w:t>
      </w:r>
      <w:r w:rsidR="005D2210">
        <w:t>to the gradient of the model function</w:t>
      </w:r>
      <w:r w:rsidR="00424AFB">
        <w:t xml:space="preserve"> </w:t>
      </w:r>
      <w:r w:rsidR="004A5724">
        <w:t>and provide</w:t>
      </w:r>
      <w:r w:rsidR="00024AEE">
        <w:t xml:space="preserve">d an alternative prior for the </w:t>
      </w:r>
      <w:r w:rsidR="00D30877">
        <w:t>Bayesian calibration of computer models</w:t>
      </w:r>
      <w:r w:rsidR="00F070FF">
        <w:t xml:space="preserve">. </w:t>
      </w:r>
    </w:p>
    <w:p w14:paraId="55E98D92" w14:textId="77777777" w:rsidR="00A6704F" w:rsidRDefault="00A6704F" w:rsidP="00694A65"/>
    <w:p w14:paraId="64301748" w14:textId="28F99586" w:rsidR="007E5F71" w:rsidRDefault="0091411B" w:rsidP="00694A65">
      <w:r>
        <w:t xml:space="preserve">Motivated by the nature of </w:t>
      </w:r>
      <w:r w:rsidR="00703915">
        <w:t xml:space="preserve">the cubic </w:t>
      </w:r>
      <w:r w:rsidR="003B7F53">
        <w:t>EOS</w:t>
      </w:r>
      <w:r w:rsidR="00703915">
        <w:t xml:space="preserve"> and </w:t>
      </w:r>
      <w:r w:rsidR="005158DE">
        <w:t xml:space="preserve">the aforementioned restrictions of </w:t>
      </w:r>
      <w:r w:rsidR="00F85D81">
        <w:t xml:space="preserve">parameter estimation techniques, </w:t>
      </w:r>
      <w:r w:rsidR="00712206">
        <w:t>semi-parametric alpha functions</w:t>
      </w:r>
      <w:r w:rsidR="006758D1">
        <w:t xml:space="preserve"> are proposed</w:t>
      </w:r>
      <w:r w:rsidR="00712206">
        <w:t xml:space="preserve"> </w:t>
      </w:r>
      <w:r w:rsidR="00E76569">
        <w:t xml:space="preserve">using </w:t>
      </w:r>
      <w:r w:rsidR="00475CA6">
        <w:t xml:space="preserve">a </w:t>
      </w:r>
      <w:r w:rsidR="00703915">
        <w:t>statistical calibration</w:t>
      </w:r>
      <w:r w:rsidR="003E25B8">
        <w:t xml:space="preserve"> </w:t>
      </w:r>
      <w:r w:rsidR="00A153E5">
        <w:lastRenderedPageBreak/>
        <w:t>technique</w:t>
      </w:r>
      <w:r w:rsidR="001A08D4">
        <w:t xml:space="preserve"> that leverages physical data</w:t>
      </w:r>
      <w:r w:rsidR="00066422">
        <w:t xml:space="preserve"> in </w:t>
      </w:r>
      <w:r w:rsidR="00CE0183">
        <w:t>all</w:t>
      </w:r>
      <w:r w:rsidR="00C93948">
        <w:t xml:space="preserve"> thermodynamic regions </w:t>
      </w:r>
      <w:r w:rsidR="00DC54E5">
        <w:t>and</w:t>
      </w:r>
      <w:r w:rsidR="00080C75">
        <w:t xml:space="preserve"> </w:t>
      </w:r>
      <w:r w:rsidR="003C18DF">
        <w:t>aims to produc</w:t>
      </w:r>
      <w:r w:rsidR="0031348E">
        <w:t>e</w:t>
      </w:r>
      <w:r w:rsidR="000A6CF5">
        <w:t xml:space="preserve"> optimal and identifiable parameters for the model form of </w:t>
      </w:r>
      <w:r w:rsidR="00D71167">
        <w:t xml:space="preserve">the </w:t>
      </w:r>
      <w:r w:rsidR="003B7F53">
        <w:t>EOS</w:t>
      </w:r>
      <w:r w:rsidR="00D71167">
        <w:t xml:space="preserve">. </w:t>
      </w:r>
      <w:r w:rsidR="008F365F">
        <w:t xml:space="preserve">The semi-parametric alpha functions consist of </w:t>
      </w:r>
      <w:r w:rsidR="00832CC7">
        <w:t xml:space="preserve">a parametrized </w:t>
      </w:r>
      <w:r w:rsidR="00795D24">
        <w:t xml:space="preserve">computer model and a statistical correction accounting for the model </w:t>
      </w:r>
      <w:r w:rsidR="00887F24">
        <w:t>discrepancy</w:t>
      </w:r>
      <w:r w:rsidR="00795D24">
        <w:t xml:space="preserve"> and </w:t>
      </w:r>
      <w:r w:rsidR="00AA1F78">
        <w:t>measurement erro</w:t>
      </w:r>
      <w:r w:rsidR="00030629">
        <w:t>r</w:t>
      </w:r>
      <w:r w:rsidR="00D54D4B">
        <w:t>.</w:t>
      </w:r>
      <w:r w:rsidR="00AA1F78">
        <w:t xml:space="preserve"> </w:t>
      </w:r>
      <w:r w:rsidR="000A22D3">
        <w:t xml:space="preserve">The accuracy of </w:t>
      </w:r>
      <w:r w:rsidR="0000051C">
        <w:t>various</w:t>
      </w:r>
      <w:r w:rsidR="00435D0A">
        <w:t xml:space="preserve"> </w:t>
      </w:r>
      <w:r w:rsidR="00E86690">
        <w:t>semiparametric</w:t>
      </w:r>
      <w:r w:rsidR="00435D0A">
        <w:t xml:space="preserve"> alpha function</w:t>
      </w:r>
      <w:r w:rsidR="00E86690">
        <w:t>s</w:t>
      </w:r>
      <w:r w:rsidR="00435D0A">
        <w:t xml:space="preserve"> </w:t>
      </w:r>
      <w:r w:rsidR="009318DF">
        <w:t>is</w:t>
      </w:r>
      <w:r w:rsidR="00435D0A">
        <w:t xml:space="preserve"> </w:t>
      </w:r>
      <w:r w:rsidR="00DC2D72">
        <w:t>examined</w:t>
      </w:r>
      <w:r w:rsidR="00E86690">
        <w:t xml:space="preserve"> and compared with the widely used Soave-type and exponential forms</w:t>
      </w:r>
      <w:r w:rsidR="00D94683">
        <w:t>, and the performance of these alpha functions</w:t>
      </w:r>
      <w:r w:rsidR="002B5B50">
        <w:t xml:space="preserve"> on density estimation </w:t>
      </w:r>
      <w:r w:rsidR="00062951">
        <w:t xml:space="preserve">of representative </w:t>
      </w:r>
      <w:r w:rsidR="001F6ACD">
        <w:t>substances</w:t>
      </w:r>
      <w:r w:rsidR="00062951">
        <w:t xml:space="preserve">, including oxygen, </w:t>
      </w:r>
      <w:r w:rsidR="009D269E">
        <w:t xml:space="preserve">carbon dioxide, and </w:t>
      </w:r>
      <w:r w:rsidR="00062951">
        <w:t>n-</w:t>
      </w:r>
      <w:proofErr w:type="spellStart"/>
      <w:r w:rsidR="00062951">
        <w:t>decane</w:t>
      </w:r>
      <w:proofErr w:type="spellEnd"/>
      <w:r w:rsidR="00062951">
        <w:t xml:space="preserve">, </w:t>
      </w:r>
      <w:r w:rsidR="002B5B50">
        <w:t>is discussed in detail</w:t>
      </w:r>
      <w:r w:rsidR="00062951">
        <w:t>.</w:t>
      </w:r>
      <w:r w:rsidR="00286FF5">
        <w:t xml:space="preserve"> The </w:t>
      </w:r>
      <w:r w:rsidR="00C6022B">
        <w:t>calibrated</w:t>
      </w:r>
      <w:r w:rsidR="00286FF5">
        <w:t xml:space="preserve"> alpha functions </w:t>
      </w:r>
      <w:r w:rsidR="00C6022B">
        <w:t xml:space="preserve">improve the </w:t>
      </w:r>
      <w:r w:rsidR="00631FA4">
        <w:t xml:space="preserve">estimation of </w:t>
      </w:r>
      <w:r w:rsidR="00C6022B">
        <w:t xml:space="preserve">density dramatically in all regions of </w:t>
      </w:r>
      <w:r w:rsidR="00631FA4">
        <w:t xml:space="preserve">the </w:t>
      </w:r>
      <w:r w:rsidR="00C6022B">
        <w:t>thermodynamic fluid states</w:t>
      </w:r>
      <w:r w:rsidR="001F6ACD">
        <w:t xml:space="preserve"> of the substances of interest</w:t>
      </w:r>
      <w:r w:rsidR="00603719">
        <w:t>, com</w:t>
      </w:r>
      <w:r w:rsidR="008028D4">
        <w:t>pared to empirical alpha functions</w:t>
      </w:r>
      <w:r w:rsidR="001F6ACD">
        <w:t>.</w:t>
      </w:r>
    </w:p>
    <w:p w14:paraId="1398CA85" w14:textId="77777777" w:rsidR="002E0674" w:rsidRDefault="002E0674" w:rsidP="00694A65"/>
    <w:p w14:paraId="56C9F4D9" w14:textId="75E48AA1" w:rsidR="00DC3D6C" w:rsidRDefault="00A36AA0" w:rsidP="00694A65">
      <w:r>
        <w:t xml:space="preserve">The paper is organized as follows. Section 2 </w:t>
      </w:r>
      <w:r w:rsidR="00201D45">
        <w:t>describes</w:t>
      </w:r>
      <w:r w:rsidR="008325F0">
        <w:t xml:space="preserve"> the </w:t>
      </w:r>
      <w:r w:rsidR="00417DFD">
        <w:t xml:space="preserve">theoretical </w:t>
      </w:r>
      <w:r w:rsidR="008325F0">
        <w:t xml:space="preserve">formulation of </w:t>
      </w:r>
      <w:r w:rsidR="0061761F">
        <w:t xml:space="preserve">the PR EOS, </w:t>
      </w:r>
      <w:r w:rsidR="00201D45">
        <w:t xml:space="preserve">the </w:t>
      </w:r>
      <w:r w:rsidR="00590807">
        <w:t xml:space="preserve">statistical </w:t>
      </w:r>
      <w:r w:rsidR="00417DFD">
        <w:t xml:space="preserve">calibration </w:t>
      </w:r>
      <w:r w:rsidR="00121279">
        <w:t>technique</w:t>
      </w:r>
      <w:r w:rsidR="0061761F">
        <w:t>,</w:t>
      </w:r>
      <w:r w:rsidR="00121279">
        <w:t xml:space="preserve"> and </w:t>
      </w:r>
      <w:r w:rsidR="00014F6A">
        <w:t xml:space="preserve">the </w:t>
      </w:r>
      <w:r w:rsidR="00631FA4">
        <w:t xml:space="preserve">three </w:t>
      </w:r>
      <w:r w:rsidR="00014F6A">
        <w:t xml:space="preserve">proposed </w:t>
      </w:r>
      <w:r w:rsidR="00121279">
        <w:t>computer models</w:t>
      </w:r>
      <w:r w:rsidR="009D10A0">
        <w:t xml:space="preserve">. Section 3 </w:t>
      </w:r>
      <w:r w:rsidR="00121279">
        <w:t xml:space="preserve">examines the performance of the calibrated models </w:t>
      </w:r>
      <w:r w:rsidR="00115DFF">
        <w:t xml:space="preserve">and </w:t>
      </w:r>
      <w:del w:id="7" w:author="Zhou Arespur" w:date="2022-03-22T20:42:00Z">
        <w:r w:rsidR="00631FA4" w:rsidRPr="000871E1" w:rsidDel="00870D26">
          <w:rPr>
            <w:rFonts w:hint="eastAsia"/>
            <w:color w:val="FF0000"/>
          </w:rPr>
          <w:delText>compare</w:delText>
        </w:r>
        <w:r w:rsidR="00C826D1" w:rsidRPr="000871E1" w:rsidDel="00870D26">
          <w:rPr>
            <w:rFonts w:hint="eastAsia"/>
            <w:color w:val="FF0000"/>
          </w:rPr>
          <w:delText>s</w:delText>
        </w:r>
      </w:del>
      <w:ins w:id="8" w:author="Zhou Arespur" w:date="2022-03-22T20:42:00Z">
        <w:r w:rsidR="00870D26">
          <w:t>compares</w:t>
        </w:r>
      </w:ins>
      <w:r w:rsidR="00115DFF">
        <w:t xml:space="preserve"> to empirical approaches. </w:t>
      </w:r>
      <w:r w:rsidR="00966163">
        <w:t xml:space="preserve">Finally, </w:t>
      </w:r>
      <w:r w:rsidR="0039785A">
        <w:t>Sec</w:t>
      </w:r>
      <w:r w:rsidR="00631FA4">
        <w:t>tion</w:t>
      </w:r>
      <w:r w:rsidR="0039785A">
        <w:t xml:space="preserve"> 4 </w:t>
      </w:r>
      <w:r w:rsidR="00631FA4">
        <w:t>presents conclusions</w:t>
      </w:r>
      <w:r w:rsidR="0039785A">
        <w:t xml:space="preserve">. </w:t>
      </w:r>
    </w:p>
    <w:p w14:paraId="0EED4286" w14:textId="77777777" w:rsidR="0039785A" w:rsidRDefault="0039785A" w:rsidP="00694A65"/>
    <w:p w14:paraId="38089CC9" w14:textId="3BE8B42C" w:rsidR="00836A53" w:rsidRDefault="00771A10" w:rsidP="00694A65">
      <w:pPr>
        <w:pStyle w:val="1"/>
      </w:pPr>
      <w:r>
        <w:rPr>
          <w:rFonts w:hint="eastAsia"/>
        </w:rPr>
        <w:t>The</w:t>
      </w:r>
      <w:r>
        <w:t>oretical formulation</w:t>
      </w:r>
    </w:p>
    <w:p w14:paraId="4688399A" w14:textId="33B0E13E" w:rsidR="007F3CD1" w:rsidRDefault="007F3CD1" w:rsidP="00694A65">
      <w:r>
        <w:t xml:space="preserve">In this section, </w:t>
      </w:r>
      <w:r w:rsidR="004C1A00">
        <w:t xml:space="preserve">the problem </w:t>
      </w:r>
      <w:r w:rsidR="00707468">
        <w:t>of interest</w:t>
      </w:r>
      <w:r w:rsidR="002B662B">
        <w:t xml:space="preserve"> is first </w:t>
      </w:r>
      <w:r w:rsidR="005502E1">
        <w:t>stated</w:t>
      </w:r>
      <w:r w:rsidR="002B662B">
        <w:t xml:space="preserve">. </w:t>
      </w:r>
      <w:r w:rsidR="003A37C7">
        <w:t xml:space="preserve">We focus on the improvement of PR </w:t>
      </w:r>
      <w:r w:rsidR="003B7F53">
        <w:t>EOS</w:t>
      </w:r>
      <w:r w:rsidR="00B53B2D">
        <w:t xml:space="preserve"> </w:t>
      </w:r>
      <w:r w:rsidR="00B042FB">
        <w:t>due to its simple form and wide popularity</w:t>
      </w:r>
      <w:r w:rsidR="007F5839">
        <w:t>.</w:t>
      </w:r>
      <w:r w:rsidR="004C1A00">
        <w:t xml:space="preserve"> </w:t>
      </w:r>
      <w:r w:rsidR="007F5839">
        <w:t>T</w:t>
      </w:r>
      <w:r w:rsidR="00157C59">
        <w:t xml:space="preserve">he statistical calibration </w:t>
      </w:r>
      <w:r w:rsidR="005E34FE">
        <w:t>method</w:t>
      </w:r>
      <w:r w:rsidR="007F5839">
        <w:t xml:space="preserve"> is then introduced</w:t>
      </w:r>
      <w:r w:rsidR="004E02B6">
        <w:t xml:space="preserve"> to find </w:t>
      </w:r>
      <w:r w:rsidR="00431785">
        <w:t xml:space="preserve">a </w:t>
      </w:r>
      <w:r w:rsidR="008B0E32">
        <w:t>suitable</w:t>
      </w:r>
      <w:r w:rsidR="004E02B6">
        <w:t xml:space="preserve"> functional form </w:t>
      </w:r>
      <w:r w:rsidR="00654D5A">
        <w:t>of the alpha function associated with</w:t>
      </w:r>
      <w:r w:rsidR="004E02B6">
        <w:t xml:space="preserve"> </w:t>
      </w:r>
      <w:r w:rsidR="008B0E32">
        <w:t>optimal parameters</w:t>
      </w:r>
      <w:r w:rsidR="005E34FE">
        <w:t xml:space="preserve">. </w:t>
      </w:r>
      <w:r w:rsidR="008B0E32">
        <w:t xml:space="preserve">Since we will use </w:t>
      </w:r>
      <w:r w:rsidR="00654D5A">
        <w:t xml:space="preserve">physical data covering all thermodynamic regions, </w:t>
      </w:r>
      <w:r w:rsidR="00873753">
        <w:t xml:space="preserve">the alpha function is expected to be different from </w:t>
      </w:r>
      <w:r w:rsidR="00431785">
        <w:t xml:space="preserve">the </w:t>
      </w:r>
      <w:r w:rsidR="00873753">
        <w:t xml:space="preserve">Soave-type or exponential </w:t>
      </w:r>
      <w:r w:rsidR="002207C7">
        <w:t xml:space="preserve">functions that have been extensively </w:t>
      </w:r>
      <w:r w:rsidR="008C4468">
        <w:t>employed</w:t>
      </w:r>
      <w:r w:rsidR="002207C7">
        <w:t xml:space="preserve"> in </w:t>
      </w:r>
      <w:r w:rsidR="00431785">
        <w:t>other studies</w:t>
      </w:r>
      <w:r w:rsidR="002207C7">
        <w:t xml:space="preserve">. </w:t>
      </w:r>
      <w:r w:rsidR="00DE4B28">
        <w:t xml:space="preserve">Various alpha functions are explored with different numbers of </w:t>
      </w:r>
      <w:r w:rsidR="008511BE">
        <w:t>variable</w:t>
      </w:r>
      <w:r w:rsidR="00431785">
        <w:t>s</w:t>
      </w:r>
      <w:r w:rsidR="008511BE">
        <w:t xml:space="preserve"> and </w:t>
      </w:r>
      <w:r w:rsidR="00DE4B28">
        <w:t>calibration parameters.</w:t>
      </w:r>
    </w:p>
    <w:p w14:paraId="4F0D96DE" w14:textId="77777777" w:rsidR="00932257" w:rsidRDefault="00932257" w:rsidP="00694A65"/>
    <w:p w14:paraId="6954C1BE" w14:textId="4CE2B192" w:rsidR="00771A10" w:rsidRPr="005C5693" w:rsidRDefault="003513D9" w:rsidP="00694A65">
      <w:pPr>
        <w:pStyle w:val="a"/>
      </w:pPr>
      <w:r w:rsidRPr="005C5693">
        <w:t>Peng-Robinson</w:t>
      </w:r>
      <w:r w:rsidR="002F49CD" w:rsidRPr="005C5693">
        <w:t xml:space="preserve"> equation</w:t>
      </w:r>
      <w:r w:rsidR="001B07BC" w:rsidRPr="005C5693">
        <w:t xml:space="preserve"> </w:t>
      </w:r>
      <w:r w:rsidR="002F49CD" w:rsidRPr="005C5693">
        <w:t>of state</w:t>
      </w:r>
    </w:p>
    <w:p w14:paraId="79C399E9" w14:textId="3F38221D" w:rsidR="002F49CD" w:rsidRDefault="002F49CD" w:rsidP="00694A65">
      <w:r>
        <w:t xml:space="preserve">Semiempirical </w:t>
      </w:r>
      <w:r w:rsidR="00000E50">
        <w:t xml:space="preserve">cubic </w:t>
      </w:r>
      <w:r w:rsidR="003B7F53">
        <w:t>EOS</w:t>
      </w:r>
      <w:r>
        <w:t xml:space="preserve"> generally express pressure (</w:t>
      </w:r>
      <m:oMath>
        <m:r>
          <w:rPr>
            <w:rFonts w:ascii="Cambria Math" w:hAnsi="Cambria Math"/>
          </w:rPr>
          <m:t>P</m:t>
        </m:r>
      </m:oMath>
      <w:r>
        <w:t xml:space="preserve">) as the sum of two terms, a repulsion pressure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and an attraction pressure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xml:space="preserve">, i.e.,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oMath>
      <w:r>
        <w:t xml:space="preserve">. For typical cubic </w:t>
      </w:r>
      <w:r w:rsidR="003B7F53">
        <w:t>EOS</w:t>
      </w:r>
      <w:r>
        <w:t xml:space="preserve">, such as </w:t>
      </w:r>
      <w:proofErr w:type="spellStart"/>
      <w:r>
        <w:t>vdW</w:t>
      </w:r>
      <w:proofErr w:type="spellEnd"/>
      <w:r>
        <w:t xml:space="preserve">, SRK, and PR equations,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xml:space="preserve"> can be expressed as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905"/>
      </w:tblGrid>
      <w:tr w:rsidR="002F49CD" w14:paraId="6B3824E2" w14:textId="77777777" w:rsidTr="00A22D3A">
        <w:tc>
          <w:tcPr>
            <w:tcW w:w="8642" w:type="dxa"/>
            <w:vAlign w:val="center"/>
          </w:tcPr>
          <w:p w14:paraId="5FF48684" w14:textId="4213B96A" w:rsidR="002F49CD" w:rsidRPr="002266C9" w:rsidRDefault="007D2C74" w:rsidP="00694A65">
            <m:oMathPara>
              <m:oMath>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u</m:t>
                        </m:r>
                      </m:sub>
                    </m:sSub>
                    <m:r>
                      <w:rPr>
                        <w:rFonts w:ascii="Cambria Math" w:hAnsi="Cambria Math"/>
                      </w:rPr>
                      <m:t>T</m:t>
                    </m:r>
                  </m:num>
                  <m:den>
                    <m:acc>
                      <m:accPr>
                        <m:chr m:val="̅"/>
                        <m:ctrlPr>
                          <w:rPr>
                            <w:rFonts w:ascii="Cambria Math" w:hAnsi="Cambria Math"/>
                          </w:rPr>
                        </m:ctrlPr>
                      </m:accPr>
                      <m:e>
                        <m:r>
                          <w:rPr>
                            <w:rFonts w:ascii="Cambria Math" w:hAnsi="Cambria Math"/>
                          </w:rPr>
                          <m:t>v</m:t>
                        </m:r>
                      </m:e>
                    </m:acc>
                    <m:r>
                      <m:rPr>
                        <m:sty m:val="p"/>
                      </m:rPr>
                      <w:rPr>
                        <w:rFonts w:ascii="Cambria Math" w:hAnsi="Cambria Math"/>
                      </w:rPr>
                      <m:t>-</m:t>
                    </m:r>
                    <m:r>
                      <w:rPr>
                        <w:rFonts w:ascii="Cambria Math" w:hAnsi="Cambria Math"/>
                      </w:rPr>
                      <m:t>b</m:t>
                    </m:r>
                  </m:den>
                </m:f>
              </m:oMath>
            </m:oMathPara>
          </w:p>
          <w:p w14:paraId="42D94DFE" w14:textId="48F0546C" w:rsidR="002F49CD" w:rsidRDefault="007D2C74" w:rsidP="00694A65">
            <m:oMathPara>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α</m:t>
                    </m:r>
                  </m:num>
                  <m:den>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v</m:t>
                            </m:r>
                          </m:e>
                        </m:acc>
                      </m:e>
                    </m:d>
                  </m:den>
                </m:f>
              </m:oMath>
            </m:oMathPara>
          </w:p>
        </w:tc>
        <w:tc>
          <w:tcPr>
            <w:tcW w:w="708" w:type="dxa"/>
            <w:vAlign w:val="center"/>
          </w:tcPr>
          <w:p w14:paraId="2591F386" w14:textId="77777777" w:rsidR="002F49CD" w:rsidRDefault="002F49CD" w:rsidP="00694A65">
            <w:bookmarkStart w:id="9" w:name="_Ref33715851"/>
            <w:r>
              <w:t>(</w:t>
            </w:r>
            <w:r w:rsidR="007D2C74">
              <w:fldChar w:fldCharType="begin"/>
            </w:r>
            <w:r w:rsidR="007D2C74">
              <w:instrText xml:space="preserve"> SEQ Equation \* AR</w:instrText>
            </w:r>
            <w:r w:rsidR="007D2C74">
              <w:instrText xml:space="preserve">ABIC </w:instrText>
            </w:r>
            <w:r w:rsidR="007D2C74">
              <w:fldChar w:fldCharType="separate"/>
            </w:r>
            <w:r>
              <w:rPr>
                <w:noProof/>
              </w:rPr>
              <w:t>1</w:t>
            </w:r>
            <w:r w:rsidR="007D2C74">
              <w:rPr>
                <w:noProof/>
              </w:rPr>
              <w:fldChar w:fldCharType="end"/>
            </w:r>
            <w:bookmarkEnd w:id="9"/>
            <w:r>
              <w:t>)</w:t>
            </w:r>
          </w:p>
        </w:tc>
      </w:tr>
    </w:tbl>
    <w:p w14:paraId="63EBDDB2" w14:textId="4652340D" w:rsidR="002F49CD" w:rsidRDefault="002F49CD" w:rsidP="00694A6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 T,</m:t>
        </m:r>
      </m:oMath>
      <w:r>
        <w:t xml:space="preserve"> and </w:t>
      </w:r>
      <m:oMath>
        <m:acc>
          <m:accPr>
            <m:chr m:val="̅"/>
            <m:ctrlPr>
              <w:rPr>
                <w:rFonts w:ascii="Cambria Math" w:hAnsi="Cambria Math"/>
                <w:i/>
              </w:rPr>
            </m:ctrlPr>
          </m:accPr>
          <m:e>
            <m:r>
              <w:rPr>
                <w:rFonts w:ascii="Cambria Math" w:hAnsi="Cambria Math"/>
              </w:rPr>
              <m:t>v</m:t>
            </m:r>
          </m:e>
        </m:acc>
      </m:oMath>
      <w:r>
        <w:t xml:space="preserve"> represents the universal gas constant, temperature, and molar volume, respectively. A general expression of </w:t>
      </w:r>
      <m:oMath>
        <m:r>
          <w:rPr>
            <w:rFonts w:ascii="Cambria Math" w:hAnsi="Cambria Math"/>
          </w:rPr>
          <m:t>f(</m:t>
        </m:r>
        <m:acc>
          <m:accPr>
            <m:chr m:val="̅"/>
            <m:ctrlPr>
              <w:rPr>
                <w:rFonts w:ascii="Cambria Math" w:hAnsi="Cambria Math"/>
                <w:i/>
              </w:rPr>
            </m:ctrlPr>
          </m:accPr>
          <m:e>
            <m:r>
              <w:rPr>
                <w:rFonts w:ascii="Cambria Math" w:hAnsi="Cambria Math"/>
              </w:rPr>
              <m:t>v</m:t>
            </m:r>
          </m:e>
        </m:acc>
        <m:r>
          <w:rPr>
            <w:rFonts w:ascii="Cambria Math" w:hAnsi="Cambria Math"/>
          </w:rPr>
          <m:t>)</m:t>
        </m:r>
      </m:oMath>
      <w:r>
        <w:t xml:space="preserve"> can be written as,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905"/>
      </w:tblGrid>
      <w:tr w:rsidR="002F49CD" w14:paraId="7265BF5C" w14:textId="77777777" w:rsidTr="00A22D3A">
        <w:tc>
          <w:tcPr>
            <w:tcW w:w="8642" w:type="dxa"/>
            <w:vAlign w:val="center"/>
          </w:tcPr>
          <w:p w14:paraId="6AA4EF92" w14:textId="2B5CB8B2" w:rsidR="002F49CD" w:rsidRDefault="002F49CD" w:rsidP="00694A65">
            <m:oMathPara>
              <m:oMath>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v</m:t>
                        </m:r>
                      </m:e>
                    </m:acc>
                  </m:e>
                </m:d>
                <m:r>
                  <m:rPr>
                    <m:sty m:val="p"/>
                  </m:rPr>
                  <w:rPr>
                    <w:rFonts w:ascii="Cambria Math" w:hAnsi="Cambria Math"/>
                  </w:rPr>
                  <m:t>=</m:t>
                </m:r>
                <m:acc>
                  <m:accPr>
                    <m:chr m:val="̅"/>
                    <m:ctrlPr>
                      <w:rPr>
                        <w:rFonts w:ascii="Cambria Math" w:hAnsi="Cambria Math"/>
                      </w:rPr>
                    </m:ctrlPr>
                  </m:accPr>
                  <m:e>
                    <m:r>
                      <w:rPr>
                        <w:rFonts w:ascii="Cambria Math" w:hAnsi="Cambria Math"/>
                      </w:rPr>
                      <m:t>v</m:t>
                    </m:r>
                  </m:e>
                </m:acc>
                <m:d>
                  <m:dPr>
                    <m:ctrlPr>
                      <w:rPr>
                        <w:rFonts w:ascii="Cambria Math" w:hAnsi="Cambria Math"/>
                      </w:rPr>
                    </m:ctrlPr>
                  </m:dPr>
                  <m:e>
                    <m:acc>
                      <m:accPr>
                        <m:chr m:val="̅"/>
                        <m:ctrlPr>
                          <w:rPr>
                            <w:rFonts w:ascii="Cambria Math" w:hAnsi="Cambria Math"/>
                          </w:rPr>
                        </m:ctrlPr>
                      </m:accPr>
                      <m:e>
                        <m:r>
                          <w:rPr>
                            <w:rFonts w:ascii="Cambria Math" w:hAnsi="Cambria Math"/>
                          </w:rPr>
                          <m:t>v</m:t>
                        </m:r>
                      </m:e>
                    </m:acc>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c</m:t>
                </m:r>
                <m:d>
                  <m:dPr>
                    <m:ctrlPr>
                      <w:rPr>
                        <w:rFonts w:ascii="Cambria Math" w:hAnsi="Cambria Math"/>
                      </w:rPr>
                    </m:ctrlPr>
                  </m:dPr>
                  <m:e>
                    <m:acc>
                      <m:accPr>
                        <m:chr m:val="̅"/>
                        <m:ctrlPr>
                          <w:rPr>
                            <w:rFonts w:ascii="Cambria Math" w:hAnsi="Cambria Math"/>
                          </w:rPr>
                        </m:ctrlPr>
                      </m:accPr>
                      <m:e>
                        <m:r>
                          <w:rPr>
                            <w:rFonts w:ascii="Cambria Math" w:hAnsi="Cambria Math"/>
                          </w:rPr>
                          <m:t>v</m:t>
                        </m:r>
                      </m:e>
                    </m:acc>
                    <m:r>
                      <m:rPr>
                        <m:sty m:val="p"/>
                      </m:rPr>
                      <w:rPr>
                        <w:rFonts w:ascii="Cambria Math" w:hAnsi="Cambria Math"/>
                      </w:rPr>
                      <m:t>-</m:t>
                    </m:r>
                    <m:r>
                      <w:rPr>
                        <w:rFonts w:ascii="Cambria Math" w:hAnsi="Cambria Math"/>
                      </w:rPr>
                      <m:t>b</m:t>
                    </m:r>
                  </m:e>
                </m:d>
                <m:r>
                  <m:rPr>
                    <m:sty m:val="p"/>
                  </m:rPr>
                  <w:rPr>
                    <w:rFonts w:ascii="Cambria Math" w:hAnsi="Cambria Math"/>
                  </w:rPr>
                  <m:t>.</m:t>
                </m:r>
              </m:oMath>
            </m:oMathPara>
          </w:p>
        </w:tc>
        <w:tc>
          <w:tcPr>
            <w:tcW w:w="708" w:type="dxa"/>
            <w:vAlign w:val="center"/>
          </w:tcPr>
          <w:p w14:paraId="5487A22F" w14:textId="77777777" w:rsidR="002F49CD" w:rsidRDefault="002F49CD" w:rsidP="00694A65">
            <w:bookmarkStart w:id="10" w:name="_Ref33715855"/>
            <w:r>
              <w:t>(</w:t>
            </w:r>
            <w:r w:rsidR="007D2C74">
              <w:fldChar w:fldCharType="begin"/>
            </w:r>
            <w:r w:rsidR="007D2C74">
              <w:instrText xml:space="preserve"> SEQ Equation \* ARABIC </w:instrText>
            </w:r>
            <w:r w:rsidR="007D2C74">
              <w:fldChar w:fldCharType="separate"/>
            </w:r>
            <w:r>
              <w:rPr>
                <w:noProof/>
              </w:rPr>
              <w:t>2</w:t>
            </w:r>
            <w:r w:rsidR="007D2C74">
              <w:rPr>
                <w:noProof/>
              </w:rPr>
              <w:fldChar w:fldCharType="end"/>
            </w:r>
            <w:bookmarkEnd w:id="10"/>
            <w:r>
              <w:t>)</w:t>
            </w:r>
          </w:p>
        </w:tc>
      </w:tr>
    </w:tbl>
    <w:p w14:paraId="446B27E7" w14:textId="3B2CA62B" w:rsidR="002F49CD" w:rsidRDefault="002F49CD" w:rsidP="00694A65">
      <w:r>
        <w:t xml:space="preserve">The constant </w:t>
      </w:r>
      <m:oMath>
        <m:r>
          <w:rPr>
            <w:rFonts w:ascii="Cambria Math" w:hAnsi="Cambria Math"/>
          </w:rPr>
          <m:t>b</m:t>
        </m:r>
      </m:oMath>
      <w:r>
        <w:t xml:space="preserve"> is related to the size of </w:t>
      </w:r>
      <w:r w:rsidR="00431785">
        <w:t xml:space="preserve">the </w:t>
      </w:r>
      <w:r>
        <w:t xml:space="preserve">molecules, and the product </w:t>
      </w:r>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α</m:t>
        </m:r>
      </m:oMath>
      <w:r>
        <w:t xml:space="preserve"> is a measure of the intermolecular attraction force. </w:t>
      </w:r>
      <m:oMath>
        <m:sSub>
          <m:sSubPr>
            <m:ctrlPr>
              <w:rPr>
                <w:rFonts w:ascii="Cambria Math" w:hAnsi="Cambria Math"/>
                <w:i/>
              </w:rPr>
            </m:ctrlPr>
          </m:sSubPr>
          <m:e>
            <m:r>
              <w:rPr>
                <w:rFonts w:ascii="Cambria Math" w:hAnsi="Cambria Math"/>
              </w:rPr>
              <m:t>a</m:t>
            </m:r>
          </m:e>
          <m:sub>
            <m:r>
              <w:rPr>
                <w:rFonts w:ascii="Cambria Math" w:hAnsi="Cambria Math"/>
              </w:rPr>
              <m:t>c</m:t>
            </m:r>
          </m:sub>
        </m:sSub>
      </m:oMath>
      <w:r>
        <w:t xml:space="preserve">, </w:t>
      </w:r>
      <m:oMath>
        <m:r>
          <w:rPr>
            <w:rFonts w:ascii="Cambria Math" w:hAnsi="Cambria Math"/>
          </w:rPr>
          <m:t>b</m:t>
        </m:r>
      </m:oMath>
      <w:r>
        <w:t xml:space="preserve">, and </w:t>
      </w:r>
      <m:oMath>
        <m:r>
          <w:rPr>
            <w:rFonts w:ascii="Cambria Math" w:hAnsi="Cambria Math"/>
          </w:rPr>
          <m:t>c</m:t>
        </m:r>
      </m:oMath>
      <w:r>
        <w:t xml:space="preserve"> are constants determined by critical point constraint</w:t>
      </w:r>
      <w:r w:rsidR="000E1DEE">
        <w:t>, and</w:t>
      </w:r>
      <w:r>
        <w:t xml:space="preserve"> </w:t>
      </w:r>
      <m:oMath>
        <m:r>
          <w:rPr>
            <w:rFonts w:ascii="Cambria Math" w:hAnsi="Cambria Math"/>
          </w:rPr>
          <m:t>α</m:t>
        </m:r>
      </m:oMath>
      <w:r w:rsidR="00530ABF">
        <w:t xml:space="preserve"> is called </w:t>
      </w:r>
      <w:r w:rsidR="001238AF">
        <w:t xml:space="preserve">the </w:t>
      </w:r>
      <w:r w:rsidR="00530ABF">
        <w:t>alpha function</w:t>
      </w:r>
      <w:r w:rsidR="00061A44">
        <w:t xml:space="preserve">. </w:t>
      </w:r>
      <w:r>
        <w:t xml:space="preserve">Combining </w:t>
      </w:r>
      <w:proofErr w:type="spellStart"/>
      <w:r>
        <w:t>Eqs</w:t>
      </w:r>
      <w:proofErr w:type="spellEnd"/>
      <w:r>
        <w:t xml:space="preserve">. </w:t>
      </w:r>
      <w:r>
        <w:fldChar w:fldCharType="begin"/>
      </w:r>
      <w:r>
        <w:instrText xml:space="preserve"> REF _Ref33715851 \h </w:instrText>
      </w:r>
      <w:r>
        <w:fldChar w:fldCharType="separate"/>
      </w:r>
      <w:r>
        <w:t>(</w:t>
      </w:r>
      <w:r>
        <w:rPr>
          <w:noProof/>
        </w:rPr>
        <w:t>1</w:t>
      </w:r>
      <w:r>
        <w:fldChar w:fldCharType="end"/>
      </w:r>
      <w:r>
        <w:t xml:space="preserve">) and </w:t>
      </w:r>
      <w:r>
        <w:fldChar w:fldCharType="begin"/>
      </w:r>
      <w:r>
        <w:instrText xml:space="preserve"> REF _Ref33715855 \h </w:instrText>
      </w:r>
      <w:r>
        <w:fldChar w:fldCharType="separate"/>
      </w:r>
      <w:r>
        <w:t>(</w:t>
      </w:r>
      <w:r>
        <w:rPr>
          <w:noProof/>
        </w:rPr>
        <w:t>2</w:t>
      </w:r>
      <w:r>
        <w:fldChar w:fldCharType="end"/>
      </w:r>
      <w:r>
        <w:t xml:space="preserve">), a three-parameter </w:t>
      </w:r>
      <w:r w:rsidR="003B7F53">
        <w:t>EOS</w:t>
      </w:r>
      <w:r>
        <w:t xml:space="preserve"> is obtained as follows,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905"/>
      </w:tblGrid>
      <w:tr w:rsidR="002F49CD" w14:paraId="5F3A5DF3" w14:textId="77777777" w:rsidTr="00A22D3A">
        <w:tc>
          <w:tcPr>
            <w:tcW w:w="8642" w:type="dxa"/>
            <w:vAlign w:val="center"/>
          </w:tcPr>
          <w:p w14:paraId="5DE6AFF1" w14:textId="77777777" w:rsidR="002F49CD" w:rsidRPr="002F6D3A" w:rsidRDefault="002F49CD" w:rsidP="00694A65">
            <m:oMathPara>
              <m:oMath>
                <m:r>
                  <w:rPr>
                    <w:rFonts w:ascii="Cambria Math" w:hAnsi="Cambria Math"/>
                  </w:rPr>
                  <m:t>P</m:t>
                </m:r>
                <m:r>
                  <m:rPr>
                    <m:sty m:val="p"/>
                  </m:rPr>
                  <w:rPr>
                    <w:rFonts w:ascii="Cambria Math" w:hAnsi="Cambria Math"/>
                  </w:rPr>
                  <m:t>=</m:t>
                </m:r>
                <m:f>
                  <m:fPr>
                    <m:ctrlPr>
                      <w:rPr>
                        <w:rFonts w:ascii="Cambria Math" w:hAnsi="Cambria Math"/>
                      </w:rPr>
                    </m:ctrlPr>
                  </m:fPr>
                  <m:num>
                    <m:r>
                      <w:rPr>
                        <w:rFonts w:ascii="Cambria Math" w:hAnsi="Cambria Math"/>
                      </w:rPr>
                      <m:t>RT</m:t>
                    </m:r>
                  </m:num>
                  <m:den>
                    <m:r>
                      <w:rPr>
                        <w:rFonts w:ascii="Cambria Math" w:hAnsi="Cambria Math"/>
                      </w:rPr>
                      <m:t>v</m:t>
                    </m:r>
                    <m:r>
                      <m:rPr>
                        <m:sty m:val="p"/>
                      </m:rPr>
                      <w:rPr>
                        <w:rFonts w:ascii="Cambria Math" w:hAnsi="Cambria Math"/>
                      </w:rPr>
                      <m:t>-</m:t>
                    </m:r>
                    <m:r>
                      <w:rPr>
                        <w:rFonts w:ascii="Cambria Math" w:hAnsi="Cambria Math"/>
                      </w:rPr>
                      <m:t>b</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α</m:t>
                    </m:r>
                  </m:num>
                  <m:den>
                    <m:r>
                      <w:rPr>
                        <w:rFonts w:ascii="Cambria Math" w:hAnsi="Cambria Math"/>
                      </w:rPr>
                      <m:t>v</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b</m:t>
                        </m:r>
                      </m:e>
                    </m:d>
                  </m:den>
                </m:f>
                <m:r>
                  <m:rPr>
                    <m:sty m:val="p"/>
                  </m:rPr>
                  <w:rPr>
                    <w:rFonts w:ascii="Cambria Math" w:hAnsi="Cambria Math"/>
                  </w:rPr>
                  <m:t xml:space="preserve">  </m:t>
                </m:r>
                <m:r>
                  <m:rPr>
                    <m:sty m:val="p"/>
                  </m:rPr>
                  <w:rPr>
                    <w:rFonts w:ascii="Cambria Math" w:hAnsi="Cambria Math" w:hint="eastAsia"/>
                  </w:rPr>
                  <m:t>，</m:t>
                </m:r>
              </m:oMath>
            </m:oMathPara>
          </w:p>
        </w:tc>
        <w:tc>
          <w:tcPr>
            <w:tcW w:w="708" w:type="dxa"/>
            <w:vAlign w:val="center"/>
          </w:tcPr>
          <w:p w14:paraId="75F8A762" w14:textId="77777777" w:rsidR="002F49CD" w:rsidRDefault="002F49CD" w:rsidP="00694A65">
            <w:bookmarkStart w:id="11" w:name="_Ref60066301"/>
            <w:r>
              <w:t>(</w:t>
            </w:r>
            <w:r w:rsidR="007D2C74">
              <w:fldChar w:fldCharType="begin"/>
            </w:r>
            <w:r w:rsidR="007D2C74">
              <w:instrText xml:space="preserve"> SEQ Equation \* ARABIC </w:instrText>
            </w:r>
            <w:r w:rsidR="007D2C74">
              <w:fldChar w:fldCharType="separate"/>
            </w:r>
            <w:r>
              <w:rPr>
                <w:noProof/>
              </w:rPr>
              <w:t>3</w:t>
            </w:r>
            <w:r w:rsidR="007D2C74">
              <w:rPr>
                <w:noProof/>
              </w:rPr>
              <w:fldChar w:fldCharType="end"/>
            </w:r>
            <w:r>
              <w:t>)</w:t>
            </w:r>
            <w:bookmarkEnd w:id="11"/>
          </w:p>
        </w:tc>
      </w:tr>
    </w:tbl>
    <w:p w14:paraId="5D331D26" w14:textId="462B61AA" w:rsidR="002F49CD" w:rsidRDefault="002F49CD" w:rsidP="00694A65">
      <w:r>
        <w:t xml:space="preserve">which is known as the Patel-Teja (PT) </w:t>
      </w:r>
      <w:r w:rsidR="003B7F53">
        <w:t>EOS</w:t>
      </w:r>
      <w:r>
        <w:t xml:space="preserve"> </w:t>
      </w:r>
      <w:r>
        <w:fldChar w:fldCharType="begin"/>
      </w:r>
      <w:r w:rsidR="00B1335F">
        <w:instrText xml:space="preserve"> ADDIN EN.CITE &lt;EndNote&gt;&lt;Cite&gt;&lt;Author&gt;Patel&lt;/Author&gt;&lt;Year&gt;1982&lt;/Year&gt;&lt;RecNum&gt;49&lt;/RecNum&gt;&lt;DisplayText&gt;[34]&lt;/DisplayText&gt;&lt;record&gt;&lt;rec-number&gt;49&lt;/rec-number&gt;&lt;foreign-keys&gt;&lt;key app="EN" db-id="rpwzsdvw70awvre5wfwvpeacp05parpp9z2w" timestamp="1582841846"&gt;49&lt;/key&gt;&lt;/foreign-keys&gt;&lt;ref-type name="Journal Article"&gt;17&lt;/ref-type&gt;&lt;contributors&gt;&lt;authors&gt;&lt;author&gt;Patel, Navin C&lt;/author&gt;&lt;author&gt;Teja, Amyn S&lt;/author&gt;&lt;/authors&gt;&lt;/contributors&gt;&lt;titles&gt;&lt;title&gt;A new cubic equation of state for fluids and fluid mixtures&lt;/title&gt;&lt;secondary-title&gt;Chemical Engineering Science&lt;/secondary-title&gt;&lt;/titles&gt;&lt;periodical&gt;&lt;full-title&gt;Chemical Engineering Science&lt;/full-title&gt;&lt;/periodical&gt;&lt;pages&gt;463-473&lt;/pages&gt;&lt;volume&gt;37&lt;/volume&gt;&lt;number&gt;3&lt;/number&gt;&lt;dates&gt;&lt;year&gt;1982&lt;/year&gt;&lt;/dates&gt;&lt;isbn&gt;0009-2509&lt;/isbn&gt;&lt;urls&gt;&lt;/urls&gt;&lt;/record&gt;&lt;/Cite&gt;&lt;/EndNote&gt;</w:instrText>
      </w:r>
      <w:r>
        <w:fldChar w:fldCharType="separate"/>
      </w:r>
      <w:r w:rsidR="00B1335F">
        <w:rPr>
          <w:noProof/>
        </w:rPr>
        <w:t>[34]</w:t>
      </w:r>
      <w:r>
        <w:fldChar w:fldCharType="end"/>
      </w:r>
      <w:r>
        <w:t xml:space="preserve">. The PT </w:t>
      </w:r>
      <w:r w:rsidR="003B7F53">
        <w:t>EOS</w:t>
      </w:r>
      <w:r>
        <w:t xml:space="preserve"> </w:t>
      </w:r>
      <w:r w:rsidR="00AE207B">
        <w:t>is</w:t>
      </w:r>
      <w:r>
        <w:t xml:space="preserve"> </w:t>
      </w:r>
      <w:r w:rsidR="00AE207B">
        <w:t>reduced</w:t>
      </w:r>
      <w:r>
        <w:t xml:space="preserve"> to a two-parameter </w:t>
      </w:r>
      <w:r w:rsidR="003B7F53">
        <w:t>EOS</w:t>
      </w:r>
      <w:r>
        <w:t xml:space="preserve"> when the parameter </w:t>
      </w:r>
      <m:oMath>
        <m:r>
          <w:rPr>
            <w:rFonts w:ascii="Cambria Math" w:hAnsi="Cambria Math"/>
          </w:rPr>
          <m:t>c</m:t>
        </m:r>
      </m:oMath>
      <w:r>
        <w:t xml:space="preserve"> is assigned as a special value. It reduces to the SRK </w:t>
      </w:r>
      <w:r w:rsidR="003B7F53">
        <w:t>EOS</w:t>
      </w:r>
      <w:r>
        <w:t xml:space="preserve"> if </w:t>
      </w:r>
      <m:oMath>
        <m:r>
          <w:rPr>
            <w:rFonts w:ascii="Cambria Math" w:hAnsi="Cambria Math"/>
          </w:rPr>
          <m:t>c=0</m:t>
        </m:r>
      </m:oMath>
      <w:r>
        <w:t xml:space="preserve"> and to the PR </w:t>
      </w:r>
      <w:r w:rsidR="003B7F53">
        <w:t>EOS</w:t>
      </w:r>
      <w:r>
        <w:t xml:space="preserve"> if </w:t>
      </w:r>
      <m:oMath>
        <m:r>
          <w:rPr>
            <w:rFonts w:ascii="Cambria Math" w:hAnsi="Cambria Math"/>
          </w:rPr>
          <m:t>c=b</m:t>
        </m:r>
      </m:oMath>
      <w:r>
        <w:t xml:space="preserve">. </w:t>
      </w:r>
      <w:r w:rsidR="002F2343">
        <w:t>Many</w:t>
      </w:r>
      <w:r>
        <w:t xml:space="preserve"> studies have focused on finding a proper alpha function (</w:t>
      </w:r>
      <m:oMath>
        <m:r>
          <w:rPr>
            <w:rFonts w:ascii="Cambria Math" w:hAnsi="Cambria Math"/>
          </w:rPr>
          <m:t>α</m:t>
        </m:r>
      </m:oMath>
      <w:r>
        <w:t xml:space="preserve">), such as the Soave-type alpha functions </w:t>
      </w:r>
      <w:r>
        <w:fldChar w:fldCharType="begin"/>
      </w:r>
      <w:r w:rsidR="00B1335F">
        <w:instrText xml:space="preserve"> ADDIN EN.CITE &lt;EndNote&gt;&lt;Cite&gt;&lt;Author&gt;Soave&lt;/Author&gt;&lt;Year&gt;1972&lt;/Year&gt;&lt;RecNum&gt;40&lt;/RecNum&gt;&lt;DisplayText&gt;[8, 9]&lt;/DisplayText&gt;&lt;record&gt;&lt;rec-number&gt;40&lt;/rec-number&gt;&lt;foreign-keys&gt;&lt;key app="EN" db-id="rpwzsdvw70awvre5wfwvpeacp05parpp9z2w" timestamp="1582148658"&gt;40&lt;/key&gt;&lt;/foreign-keys&gt;&lt;ref-type name="Journal Article"&gt;17&lt;/ref-type&gt;&lt;contributors&gt;&lt;authors&gt;&lt;author&gt;Soave, Giorgio&lt;/author&gt;&lt;/authors&gt;&lt;/contributors&gt;&lt;titles&gt;&lt;title&gt;Equilibrium constants from a modified Redlich-Kwong equation of state&lt;/title&gt;&lt;secondary-title&gt;Chemical engineering science&lt;/secondary-title&gt;&lt;/titles&gt;&lt;periodical&gt;&lt;full-title&gt;Chemical Engineering Science&lt;/full-title&gt;&lt;/periodical&gt;&lt;pages&gt;1197-1203&lt;/pages&gt;&lt;volume&gt;27&lt;/volume&gt;&lt;number&gt;6&lt;/number&gt;&lt;dates&gt;&lt;year&gt;1972&lt;/year&gt;&lt;/dates&gt;&lt;isbn&gt;0009-2509&lt;/isbn&gt;&lt;urls&gt;&lt;/urls&gt;&lt;/record&gt;&lt;/Cite&gt;&lt;Cite&gt;&lt;Author&gt;Peng&lt;/Author&gt;&lt;Year&gt;1976&lt;/Year&gt;&lt;RecNum&gt;41&lt;/RecNum&gt;&lt;record&gt;&lt;rec-number&gt;41&lt;/rec-number&gt;&lt;foreign-keys&gt;&lt;key app="EN" db-id="rpwzsdvw70awvre5wfwvpeacp05parpp9z2w" timestamp="1582148702"&gt;41&lt;/key&gt;&lt;/foreign-keys&gt;&lt;ref-type name="Journal Article"&gt;17&lt;/ref-type&gt;&lt;contributors&gt;&lt;authors&gt;&lt;author&gt;Peng, Ding-Yu&lt;/author&gt;&lt;author&gt;Robinson, Donald B&lt;/author&gt;&lt;/authors&gt;&lt;/contributors&gt;&lt;titles&gt;&lt;title&gt;A new two-constant equation of state&lt;/title&gt;&lt;secondary-title&gt;Industrial &amp;amp; Engineering Chemistry Fundamentals&lt;/secondary-title&gt;&lt;/titles&gt;&lt;periodical&gt;&lt;full-title&gt;Industrial &amp;amp; Engineering Chemistry Fundamentals&lt;/full-title&gt;&lt;/periodical&gt;&lt;pages&gt;59-64&lt;/pages&gt;&lt;volume&gt;15&lt;/volume&gt;&lt;number&gt;1&lt;/number&gt;&lt;dates&gt;&lt;year&gt;1976&lt;/year&gt;&lt;/dates&gt;&lt;isbn&gt;0196-4313&lt;/isbn&gt;&lt;urls&gt;&lt;/urls&gt;&lt;/record&gt;&lt;/Cite&gt;&lt;/EndNote&gt;</w:instrText>
      </w:r>
      <w:r>
        <w:fldChar w:fldCharType="separate"/>
      </w:r>
      <w:r w:rsidR="00B1335F">
        <w:rPr>
          <w:noProof/>
        </w:rPr>
        <w:t>[8, 9]</w:t>
      </w:r>
      <w:r>
        <w:fldChar w:fldCharType="end"/>
      </w:r>
      <w:r>
        <w:t xml:space="preserve"> and exponential alpha functions </w:t>
      </w:r>
      <w:r>
        <w:fldChar w:fldCharType="begin">
          <w:fldData xml:space="preserve">PEVuZE5vdGU+PENpdGU+PEF1dGhvcj5Gb3Jlcm8gRzwvQXV0aG9yPjxZZWFyPjIwMTI8L1llYXI+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</w:fldData>
        </w:fldChar>
      </w:r>
      <w:r w:rsidR="00B1335F">
        <w:instrText xml:space="preserve"> ADDIN EN.CITE </w:instrText>
      </w:r>
      <w:r w:rsidR="00B1335F">
        <w:fldChar w:fldCharType="begin">
          <w:fldData xml:space="preserve">PEVuZE5vdGU+PENpdGU+PEF1dGhvcj5Gb3Jlcm8gRzwvQXV0aG9yPjxZZWFyPjIwMTI8L1llYXI+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</w:fldData>
        </w:fldChar>
      </w:r>
      <w:r w:rsidR="00B1335F">
        <w:instrText xml:space="preserve"> ADDIN EN.CITE.DATA </w:instrText>
      </w:r>
      <w:r w:rsidR="00B1335F">
        <w:fldChar w:fldCharType="end"/>
      </w:r>
      <w:r>
        <w:fldChar w:fldCharType="separate"/>
      </w:r>
      <w:r w:rsidR="00B1335F">
        <w:rPr>
          <w:noProof/>
        </w:rPr>
        <w:t>[19, 22, 23, 35]</w:t>
      </w:r>
      <w:r>
        <w:fldChar w:fldCharType="end"/>
      </w:r>
      <w:r>
        <w:t xml:space="preserve">, which are empirical expressions of </w:t>
      </w:r>
      <w:r w:rsidR="00542989">
        <w:t xml:space="preserve">the </w:t>
      </w:r>
      <w:r>
        <w:t>reduced temperature</w:t>
      </w:r>
      <w:r w:rsidR="00542989">
        <w:t xml:space="preserve"> (</w:t>
      </w:r>
      <m:oMath>
        <m:sSub>
          <m:sSubPr>
            <m:ctrlPr>
              <w:rPr>
                <w:rFonts w:ascii="Cambria Math" w:hAnsi="Cambria Math"/>
              </w:rPr>
            </m:ctrlPr>
          </m:sSubPr>
          <m:e>
            <m:r>
              <w:rPr>
                <w:rFonts w:ascii="Cambria Math" w:hAnsi="Cambria Math"/>
              </w:rPr>
              <m:t>T</m:t>
            </m:r>
          </m:e>
          <m:sub>
            <m:r>
              <w:rPr>
                <w:rFonts w:ascii="Cambria Math" w:hAnsi="Cambria Math"/>
              </w:rPr>
              <m:t>r</m:t>
            </m:r>
          </m:sub>
        </m:sSub>
      </m:oMath>
      <w:r w:rsidR="00542989">
        <w:t>)</w:t>
      </w:r>
      <w:r w:rsidR="00795A87">
        <w:t>, for example</w:t>
      </w:r>
      <w:r w:rsidR="009856FF">
        <w:t>,</w:t>
      </w:r>
      <w: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5295"/>
        <w:gridCol w:w="905"/>
      </w:tblGrid>
      <w:tr w:rsidR="002F49CD" w14:paraId="4E7D1F28" w14:textId="77777777" w:rsidTr="00BF2FEB">
        <w:tc>
          <w:tcPr>
            <w:tcW w:w="3261" w:type="dxa"/>
            <w:vAlign w:val="center"/>
          </w:tcPr>
          <w:p w14:paraId="0CF22DE6" w14:textId="574FE004" w:rsidR="002F49CD" w:rsidRDefault="002F49CD" w:rsidP="00694A65">
            <w:r>
              <w:t>Soave</w:t>
            </w:r>
            <w:r w:rsidR="00795A87">
              <w:t xml:space="preserve"> function</w:t>
            </w:r>
            <w:r w:rsidR="00823B2B">
              <w:t xml:space="preserve"> </w:t>
            </w:r>
            <w:r w:rsidR="00823B2B">
              <w:fldChar w:fldCharType="begin"/>
            </w:r>
            <w:r w:rsidR="00B1335F">
              <w:instrText xml:space="preserve"> ADDIN EN.CITE &lt;EndNote&gt;&lt;Cite&gt;&lt;Author&gt;Peng&lt;/Author&gt;&lt;Year&gt;1976&lt;/Year&gt;&lt;RecNum&gt;41&lt;/RecNum&gt;&lt;DisplayText&gt;[9]&lt;/DisplayText&gt;&lt;record&gt;&lt;rec-number&gt;41&lt;/rec-number&gt;&lt;foreign-keys&gt;&lt;key app="EN" db-id="rpwzsdvw70awvre5wfwvpeacp05parpp9z2w" timestamp="1582148702"&gt;41&lt;/key&gt;&lt;/foreign-keys&gt;&lt;ref-type name="Journal Article"&gt;17&lt;/ref-type&gt;&lt;contributors&gt;&lt;authors&gt;&lt;author&gt;Peng, Ding-Yu&lt;/author&gt;&lt;author&gt;Robinson, Donald B&lt;/author&gt;&lt;/authors&gt;&lt;/contributors&gt;&lt;titles&gt;&lt;title&gt;A new two-constant equation of state&lt;/title&gt;&lt;secondary-title&gt;Industrial &amp;amp; Engineering Chemistry Fundamentals&lt;/secondary-title&gt;&lt;/titles&gt;&lt;periodical&gt;&lt;full-title&gt;Industrial &amp;amp; Engineering Chemistry Fundamentals&lt;/full-title&gt;&lt;/periodical&gt;&lt;pages&gt;59-64&lt;/pages&gt;&lt;volume&gt;15&lt;/volume&gt;&lt;number&gt;1&lt;/number&gt;&lt;dates&gt;&lt;year&gt;1976&lt;/year&gt;&lt;/dates&gt;&lt;isbn&gt;0196-4313&lt;/isbn&gt;&lt;urls&gt;&lt;/urls&gt;&lt;/record&gt;&lt;/Cite&gt;&lt;/EndNote&gt;</w:instrText>
            </w:r>
            <w:r w:rsidR="00823B2B">
              <w:fldChar w:fldCharType="separate"/>
            </w:r>
            <w:r w:rsidR="00B1335F">
              <w:rPr>
                <w:noProof/>
              </w:rPr>
              <w:t>[9]</w:t>
            </w:r>
            <w:r w:rsidR="00823B2B">
              <w:fldChar w:fldCharType="end"/>
            </w:r>
            <w:r>
              <w:t>:</w:t>
            </w:r>
          </w:p>
        </w:tc>
        <w:tc>
          <w:tcPr>
            <w:tcW w:w="5513" w:type="dxa"/>
            <w:vAlign w:val="center"/>
          </w:tcPr>
          <w:p w14:paraId="41D78408" w14:textId="576FE40B" w:rsidR="002F49CD" w:rsidRPr="00016510" w:rsidRDefault="002F49CD" w:rsidP="00694A65">
            <m:oMathPara>
              <m:oMathParaPr>
                <m:jc m:val="left"/>
              </m:oMathParaPr>
              <m:oMath>
                <m:r>
                  <w:rPr>
                    <w:rFonts w:ascii="Cambria Math" w:hAnsi="Cambria Math"/>
                  </w:rPr>
                  <m:t>α</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w:rPr>
                            <w:rFonts w:ascii="Cambria Math" w:hAnsi="Cambria Math"/>
                          </w:rPr>
                          <m:t>F</m:t>
                        </m:r>
                        <m:d>
                          <m:dPr>
                            <m:ctrlPr>
                              <w:rPr>
                                <w:rFonts w:ascii="Cambria Math" w:hAnsi="Cambria Math"/>
                              </w:rPr>
                            </m:ctrlPr>
                          </m:dPr>
                          <m:e>
                            <m:r>
                              <m:rPr>
                                <m:sty m:val="p"/>
                              </m:rPr>
                              <w:rPr>
                                <w:rFonts w:ascii="Cambria Math" w:hAnsi="Cambria Math"/>
                              </w:rPr>
                              <m:t>1-</m:t>
                            </m:r>
                            <m:rad>
                              <m:radPr>
                                <m:degHide m:val="1"/>
                                <m:ctrlPr>
                                  <w:rPr>
                                    <w:rFonts w:ascii="Cambria Math" w:hAnsi="Cambria Math"/>
                                  </w:rPr>
                                </m:ctrlPr>
                              </m:radPr>
                              <m:deg/>
                              <m:e>
                                <m:sSub>
                                  <m:sSubPr>
                                    <m:ctrlPr>
                                      <w:rPr>
                                        <w:rFonts w:ascii="Cambria Math" w:hAnsi="Cambria Math"/>
                                      </w:rPr>
                                    </m:ctrlPr>
                                  </m:sSubPr>
                                  <m:e>
                                    <m:r>
                                      <w:rPr>
                                        <w:rFonts w:ascii="Cambria Math" w:hAnsi="Cambria Math"/>
                                      </w:rPr>
                                      <m:t>T</m:t>
                                    </m:r>
                                  </m:e>
                                  <m:sub>
                                    <m:r>
                                      <w:rPr>
                                        <w:rFonts w:ascii="Cambria Math" w:hAnsi="Cambria Math"/>
                                      </w:rPr>
                                      <m:t>r</m:t>
                                    </m:r>
                                  </m:sub>
                                </m:sSub>
                              </m:e>
                            </m:rad>
                          </m:e>
                        </m:d>
                      </m:e>
                    </m:d>
                  </m:e>
                  <m:sup>
                    <m:r>
                      <m:rPr>
                        <m:sty m:val="p"/>
                      </m:rPr>
                      <w:rPr>
                        <w:rFonts w:ascii="Cambria Math" w:hAnsi="Cambria Math"/>
                      </w:rPr>
                      <m:t>2</m:t>
                    </m:r>
                  </m:sup>
                </m:sSup>
              </m:oMath>
            </m:oMathPara>
          </w:p>
        </w:tc>
        <w:tc>
          <w:tcPr>
            <w:tcW w:w="586" w:type="dxa"/>
            <w:vAlign w:val="center"/>
          </w:tcPr>
          <w:p w14:paraId="03F0F895" w14:textId="77777777" w:rsidR="002F49CD" w:rsidRDefault="002F49CD" w:rsidP="00694A65">
            <w:bookmarkStart w:id="12" w:name="_Ref34065102"/>
            <w:bookmarkStart w:id="13" w:name="_Ref60434942"/>
            <w:r>
              <w:t>(</w:t>
            </w:r>
            <w:r w:rsidR="007D2C74">
              <w:fldChar w:fldCharType="begin"/>
            </w:r>
            <w:r w:rsidR="007D2C74">
              <w:instrText xml:space="preserve"> SEQ Equation \* ARABIC </w:instrText>
            </w:r>
            <w:r w:rsidR="007D2C74">
              <w:fldChar w:fldCharType="separate"/>
            </w:r>
            <w:r>
              <w:rPr>
                <w:noProof/>
              </w:rPr>
              <w:t>4</w:t>
            </w:r>
            <w:r w:rsidR="007D2C74">
              <w:rPr>
                <w:noProof/>
              </w:rPr>
              <w:fldChar w:fldCharType="end"/>
            </w:r>
            <w:bookmarkEnd w:id="12"/>
            <w:r>
              <w:t>)</w:t>
            </w:r>
            <w:bookmarkEnd w:id="13"/>
          </w:p>
        </w:tc>
      </w:tr>
      <w:tr w:rsidR="002F49CD" w14:paraId="2D4D6D07" w14:textId="77777777" w:rsidTr="00BF2FEB">
        <w:tc>
          <w:tcPr>
            <w:tcW w:w="3261" w:type="dxa"/>
            <w:vAlign w:val="center"/>
          </w:tcPr>
          <w:p w14:paraId="31210FC2" w14:textId="6E05C3A3" w:rsidR="002F49CD" w:rsidRDefault="0062386E" w:rsidP="00694A65">
            <w:proofErr w:type="spellStart"/>
            <w:r>
              <w:lastRenderedPageBreak/>
              <w:t>Gasem</w:t>
            </w:r>
            <w:proofErr w:type="spellEnd"/>
            <w:r>
              <w:t xml:space="preserve"> et al.</w:t>
            </w:r>
            <w:r w:rsidR="00795A87">
              <w:t xml:space="preserve"> function</w:t>
            </w:r>
            <w:r>
              <w:t xml:space="preserve"> </w:t>
            </w:r>
            <w:r w:rsidR="00823B2B">
              <w:fldChar w:fldCharType="begin"/>
            </w:r>
            <w:r w:rsidR="00B1335F">
              <w:instrText xml:space="preserve"> ADDIN EN.CITE &lt;EndNote&gt;&lt;Cite&gt;&lt;Author&gt;Gasem&lt;/Author&gt;&lt;Year&gt;2001&lt;/Year&gt;&lt;RecNum&gt;57&lt;/RecNum&gt;&lt;DisplayText&gt;[19]&lt;/DisplayText&gt;&lt;record&gt;&lt;rec-number&gt;57&lt;/rec-number&gt;&lt;foreign-keys&gt;&lt;key app="EN" db-id="rpwzsdvw70awvre5wfwvpeacp05parpp9z2w" timestamp="1609016970"&gt;57&lt;/key&gt;&lt;/foreign-keys&gt;&lt;ref-type name="Journal Article"&gt;17&lt;/ref-type&gt;&lt;contributors&gt;&lt;authors&gt;&lt;author&gt;Gasem, K. A. M.&lt;/author&gt;&lt;author&gt;Gao, W.&lt;/author&gt;&lt;author&gt;Pan, Z.&lt;/author&gt;&lt;author&gt;Robinson, R. L.&lt;/author&gt;&lt;/authors&gt;&lt;/contributors&gt;&lt;titles&gt;&lt;title&gt;A modified temperature dependence for the Peng–Robinson equation of state&lt;/title&gt;&lt;secondary-title&gt;Fluid Phase Equilibria&lt;/secondary-title&gt;&lt;/titles&gt;&lt;periodical&gt;&lt;full-title&gt;Fluid Phase Equilibria&lt;/full-title&gt;&lt;/periodical&gt;&lt;pages&gt;113-125&lt;/pages&gt;&lt;volume&gt;181&lt;/volume&gt;&lt;number&gt;1&lt;/number&gt;&lt;keywords&gt;&lt;keyword&gt;Equation of state (EOS)&lt;/keyword&gt;&lt;keyword&gt;Peng–Robinson EOS&lt;/keyword&gt;&lt;keyword&gt;function&lt;/keyword&gt;&lt;keyword&gt;Parameter temperature dependence&lt;/keyword&gt;&lt;keyword&gt;Pure fluids&lt;/keyword&gt;&lt;keyword&gt;Vapor pressure&lt;/keyword&gt;&lt;/keywords&gt;&lt;dates&gt;&lt;year&gt;2001&lt;/year&gt;&lt;pub-dates&gt;&lt;date&gt;2001/05/25/&lt;/date&gt;&lt;/pub-dates&gt;&lt;/dates&gt;&lt;isbn&gt;0378-3812&lt;/isbn&gt;&lt;urls&gt;&lt;related-urls&gt;&lt;url&gt;http://www.sciencedirect.com/science/article/pii/S0378381201004885&lt;/url&gt;&lt;/related-urls&gt;&lt;/urls&gt;&lt;electronic-resource-num&gt;https://doi.org/10.1016/S0378-3812(01)00488-5&lt;/electronic-resource-num&gt;&lt;/record&gt;&lt;/Cite&gt;&lt;/EndNote&gt;</w:instrText>
            </w:r>
            <w:r w:rsidR="00823B2B">
              <w:fldChar w:fldCharType="separate"/>
            </w:r>
            <w:r w:rsidR="00B1335F">
              <w:rPr>
                <w:noProof/>
              </w:rPr>
              <w:t>[19]</w:t>
            </w:r>
            <w:r w:rsidR="00823B2B">
              <w:fldChar w:fldCharType="end"/>
            </w:r>
            <w:r w:rsidR="002F49CD">
              <w:t>:</w:t>
            </w:r>
          </w:p>
        </w:tc>
        <w:tc>
          <w:tcPr>
            <w:tcW w:w="5513" w:type="dxa"/>
            <w:vAlign w:val="center"/>
          </w:tcPr>
          <w:p w14:paraId="5C66513A" w14:textId="49F619B8" w:rsidR="002F49CD" w:rsidRPr="00016510" w:rsidRDefault="002F49CD" w:rsidP="00694A65">
            <m:oMathPara>
              <m:oMathParaPr>
                <m:jc m:val="left"/>
              </m:oMathParaPr>
              <m:oMath>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T</m:t>
                                </m:r>
                              </m:e>
                              <m:sub>
                                <m:r>
                                  <w:rPr>
                                    <w:rFonts w:ascii="Cambria Math" w:hAnsi="Cambria Math"/>
                                  </w:rPr>
                                  <m:t>r</m:t>
                                </m:r>
                              </m:sub>
                              <m:sup>
                                <m:sSub>
                                  <m:sSubPr>
                                    <m:ctrlPr>
                                      <w:rPr>
                                        <w:rFonts w:ascii="Cambria Math" w:hAnsi="Cambria Math"/>
                                      </w:rPr>
                                    </m:ctrlPr>
                                  </m:sSubPr>
                                  <m:e>
                                    <m:r>
                                      <w:rPr>
                                        <w:rFonts w:ascii="Cambria Math" w:hAnsi="Cambria Math"/>
                                      </w:rPr>
                                      <m:t>G</m:t>
                                    </m:r>
                                  </m:e>
                                  <m:sub>
                                    <m:r>
                                      <m:rPr>
                                        <m:sty m:val="p"/>
                                      </m:rPr>
                                      <w:rPr>
                                        <w:rFonts w:ascii="Cambria Math" w:hAnsi="Cambria Math"/>
                                      </w:rPr>
                                      <m:t>3</m:t>
                                    </m:r>
                                  </m:sub>
                                </m:sSub>
                              </m:sup>
                            </m:sSubSup>
                          </m:e>
                        </m:d>
                      </m:e>
                    </m:d>
                  </m:e>
                </m:func>
                <m:r>
                  <m:rPr>
                    <m:sty m:val="p"/>
                  </m:rPr>
                  <w:rPr>
                    <w:rFonts w:ascii="Cambria Math" w:hAnsi="Cambria Math"/>
                  </w:rPr>
                  <m:t>,</m:t>
                </m:r>
              </m:oMath>
            </m:oMathPara>
          </w:p>
        </w:tc>
        <w:tc>
          <w:tcPr>
            <w:tcW w:w="586" w:type="dxa"/>
            <w:vAlign w:val="center"/>
          </w:tcPr>
          <w:p w14:paraId="5C471069" w14:textId="77777777" w:rsidR="002F49CD" w:rsidRDefault="002F49CD" w:rsidP="00694A65">
            <w:bookmarkStart w:id="14" w:name="_Ref34065121"/>
            <w:bookmarkStart w:id="15" w:name="_Ref60434946"/>
            <w:r>
              <w:t>(</w:t>
            </w:r>
            <w:r w:rsidR="007D2C74">
              <w:fldChar w:fldCharType="begin"/>
            </w:r>
            <w:r w:rsidR="007D2C74">
              <w:instrText xml:space="preserve"> SEQ Equation \* ARABIC </w:instrText>
            </w:r>
            <w:r w:rsidR="007D2C74">
              <w:fldChar w:fldCharType="separate"/>
            </w:r>
            <w:r>
              <w:rPr>
                <w:noProof/>
              </w:rPr>
              <w:t>5</w:t>
            </w:r>
            <w:r w:rsidR="007D2C74">
              <w:rPr>
                <w:noProof/>
              </w:rPr>
              <w:fldChar w:fldCharType="end"/>
            </w:r>
            <w:bookmarkEnd w:id="14"/>
            <w:r>
              <w:t>)</w:t>
            </w:r>
            <w:bookmarkEnd w:id="15"/>
          </w:p>
        </w:tc>
      </w:tr>
    </w:tbl>
    <w:p w14:paraId="4F3FB8EE" w14:textId="60A7863A" w:rsidR="00AF0014" w:rsidRDefault="009856FF" w:rsidP="00694A65">
      <w:r>
        <w:t>where t</w:t>
      </w:r>
      <w:r w:rsidR="002F49CD">
        <w:t>he modeling parameters (</w:t>
      </w:r>
      <m:oMath>
        <m:r>
          <w:rPr>
            <w:rFonts w:ascii="Cambria Math" w:hAnsi="Cambria Math"/>
          </w:rPr>
          <m:t xml:space="preserve">F, </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3</m:t>
            </m:r>
          </m:sub>
        </m:sSub>
      </m:oMath>
      <w:r w:rsidR="002F49CD">
        <w:t xml:space="preserve">) were determined by minimizing an objective function. The objective function could be the relative error of the property of interest, or </w:t>
      </w:r>
      <w:r w:rsidR="00D03EE8">
        <w:t>least-squares</w:t>
      </w:r>
      <w:r w:rsidR="002F49CD">
        <w:t xml:space="preserve"> error in a limited range of saturation temperatures. </w:t>
      </w:r>
      <w:r w:rsidR="006A4DB1">
        <w:t xml:space="preserve">As mentioned earlier, </w:t>
      </w:r>
      <w:r w:rsidR="00A14161">
        <w:t xml:space="preserve">these alpha functions </w:t>
      </w:r>
      <w:r w:rsidR="001233B4">
        <w:t>exhibit poor performances in the compressed liquid, near-critical point, and supercritical fluid</w:t>
      </w:r>
      <w:r w:rsidR="00431785">
        <w:t xml:space="preserve"> regions</w:t>
      </w:r>
      <w:r w:rsidR="002F2C40">
        <w:t xml:space="preserve">, because of the </w:t>
      </w:r>
      <w:r w:rsidR="006A660C">
        <w:t>lack</w:t>
      </w:r>
      <w:r w:rsidR="002F2C40">
        <w:t xml:space="preserve"> of physical data </w:t>
      </w:r>
      <w:r w:rsidR="003548E1">
        <w:t xml:space="preserve">in these regions </w:t>
      </w:r>
      <w:r w:rsidR="002F2C40">
        <w:t xml:space="preserve">and </w:t>
      </w:r>
      <w:r w:rsidR="009C67BB">
        <w:t xml:space="preserve">the </w:t>
      </w:r>
      <w:r w:rsidR="00917E7F" w:rsidRPr="00917E7F">
        <w:rPr>
          <w:i/>
          <w:iCs/>
        </w:rPr>
        <w:t>ad hoc</w:t>
      </w:r>
      <w:r w:rsidR="00917E7F">
        <w:t xml:space="preserve"> </w:t>
      </w:r>
      <w:r w:rsidR="009C67BB">
        <w:t>optimization technique for parameter estimation.</w:t>
      </w:r>
    </w:p>
    <w:p w14:paraId="3C4F3AB6" w14:textId="77777777" w:rsidR="00AF0014" w:rsidRDefault="00AF0014" w:rsidP="00694A65"/>
    <w:p w14:paraId="0E5C7A11" w14:textId="0D377AE0" w:rsidR="002F49CD" w:rsidRDefault="00AF0014" w:rsidP="00694A65">
      <w:r>
        <w:t>To this end, w</w:t>
      </w:r>
      <w:r w:rsidR="00684641">
        <w:t>e</w:t>
      </w:r>
      <w:r w:rsidR="006A4DB1">
        <w:t xml:space="preserve"> intend to develop an alpha function </w:t>
      </w:r>
      <w:r w:rsidR="00920808">
        <w:t>suitable for</w:t>
      </w:r>
      <w:r w:rsidR="00B80B70">
        <w:t xml:space="preserve"> a </w:t>
      </w:r>
      <w:r w:rsidR="00FB1715">
        <w:t xml:space="preserve">much </w:t>
      </w:r>
      <w:r w:rsidR="00B80B70">
        <w:t xml:space="preserve">broader range </w:t>
      </w:r>
      <w:r w:rsidR="0064014E">
        <w:t xml:space="preserve">of </w:t>
      </w:r>
      <w:r w:rsidR="00626B38">
        <w:t>thermodynamic states</w:t>
      </w:r>
      <w:r>
        <w:t xml:space="preserve"> and leverage the statistical </w:t>
      </w:r>
      <w:r w:rsidR="008B1623">
        <w:t xml:space="preserve">calibration technique. </w:t>
      </w:r>
      <w:r w:rsidR="0076110B">
        <w:t xml:space="preserve">We choose </w:t>
      </w:r>
      <w:r w:rsidR="00531BFC">
        <w:t xml:space="preserve">the two-parameter </w:t>
      </w:r>
      <w:r w:rsidR="0076110B">
        <w:t xml:space="preserve">PR </w:t>
      </w:r>
      <w:r w:rsidR="003B7F53">
        <w:t>EOS</w:t>
      </w:r>
      <w:r w:rsidR="0076110B">
        <w:t xml:space="preserve"> as the </w:t>
      </w:r>
      <w:r w:rsidR="00B55E20">
        <w:t>benchmark</w:t>
      </w:r>
      <w:r w:rsidR="00010E0D">
        <w:t xml:space="preserve"> of the calibration</w:t>
      </w:r>
      <w:r w:rsidR="00531BFC">
        <w:t xml:space="preserve"> for several reasons.</w:t>
      </w:r>
      <w:r w:rsidR="00E87CEB">
        <w:t xml:space="preserve"> </w:t>
      </w:r>
      <w:r w:rsidR="003B43EC">
        <w:t>First, t</w:t>
      </w:r>
      <w:r w:rsidR="00E87CEB">
        <w:t xml:space="preserve">wo-parameter </w:t>
      </w:r>
      <w:r w:rsidR="003B7F53">
        <w:t>EOS</w:t>
      </w:r>
      <w:r w:rsidR="00E87CEB">
        <w:t xml:space="preserve"> </w:t>
      </w:r>
      <w:r w:rsidR="00DA24A7">
        <w:t>have</w:t>
      </w:r>
      <w:r w:rsidR="00E87CEB">
        <w:t xml:space="preserve"> simpler</w:t>
      </w:r>
      <w:r w:rsidR="001954A9">
        <w:t xml:space="preserve"> formula</w:t>
      </w:r>
      <w:r w:rsidR="00431785">
        <w:t>s</w:t>
      </w:r>
      <w:r w:rsidR="001954A9">
        <w:t xml:space="preserve"> </w:t>
      </w:r>
      <w:r w:rsidR="0057559A">
        <w:t xml:space="preserve">and are much easier to </w:t>
      </w:r>
      <w:r w:rsidR="00D65E2C">
        <w:t xml:space="preserve">incorporate into </w:t>
      </w:r>
      <w:proofErr w:type="spellStart"/>
      <w:r w:rsidR="00D65E2C">
        <w:t>multiphysics</w:t>
      </w:r>
      <w:proofErr w:type="spellEnd"/>
      <w:r w:rsidR="00D65E2C">
        <w:t xml:space="preserve"> simulation framework</w:t>
      </w:r>
      <w:r w:rsidR="00431785">
        <w:t>s</w:t>
      </w:r>
      <w:r w:rsidR="00D65E2C">
        <w:t xml:space="preserve">. </w:t>
      </w:r>
      <w:r w:rsidR="001954A9">
        <w:t xml:space="preserve"> </w:t>
      </w:r>
      <w:r w:rsidR="0066425E">
        <w:t xml:space="preserve">Second, the PR </w:t>
      </w:r>
      <w:r w:rsidR="003B7F53">
        <w:t>EOS</w:t>
      </w:r>
      <w:r w:rsidR="0066425E">
        <w:t xml:space="preserve"> </w:t>
      </w:r>
      <w:r w:rsidR="005A20FA">
        <w:t>representation of attracti</w:t>
      </w:r>
      <w:r w:rsidR="000C4299">
        <w:t>ve</w:t>
      </w:r>
      <w:r w:rsidR="005A20FA">
        <w:t xml:space="preserve"> pressure </w:t>
      </w:r>
      <w:r w:rsidR="000C4299">
        <w:t>forces</w:t>
      </w:r>
      <w:r w:rsidR="00010E0D">
        <w:t xml:space="preserve"> and </w:t>
      </w:r>
      <w:r w:rsidR="004E1B3B">
        <w:t xml:space="preserve">critical compressibility factor </w:t>
      </w:r>
      <w:r w:rsidR="00431785">
        <w:t xml:space="preserve">is </w:t>
      </w:r>
      <w:r w:rsidR="004E1B3B">
        <w:t>closer to th</w:t>
      </w:r>
      <w:r w:rsidR="00C66F73">
        <w:t>ose of hydrocarbons</w:t>
      </w:r>
      <w:r w:rsidR="00431785">
        <w:t>, as</w:t>
      </w:r>
      <w:r w:rsidR="005A257B">
        <w:t xml:space="preserve"> compared to the SRK </w:t>
      </w:r>
      <w:r w:rsidR="003B7F53">
        <w:t>EOS</w:t>
      </w:r>
      <w:r w:rsidR="00C66F73">
        <w:t xml:space="preserve"> </w:t>
      </w:r>
      <w:r w:rsidR="005D2633">
        <w:fldChar w:fldCharType="begin"/>
      </w:r>
      <w:r w:rsidR="00B1335F">
        <w:instrText xml:space="preserve"> ADDIN EN.CITE &lt;EndNote&gt;&lt;Cite&gt;&lt;Author&gt;Peng&lt;/Author&gt;&lt;Year&gt;1976&lt;/Year&gt;&lt;RecNum&gt;41&lt;/RecNum&gt;&lt;DisplayText&gt;[7, 9]&lt;/DisplayText&gt;&lt;record&gt;&lt;rec-number&gt;41&lt;/rec-number&gt;&lt;foreign-keys&gt;&lt;key app="EN" db-id="rpwzsdvw70awvre5wfwvpeacp05parpp9z2w" timestamp="1582148702"&gt;41&lt;/key&gt;&lt;/foreign-keys&gt;&lt;ref-type name="Journal Article"&gt;17&lt;/ref-type&gt;&lt;contributors&gt;&lt;authors&gt;&lt;author&gt;Peng, Ding-Yu&lt;/author&gt;&lt;author&gt;Robinson, Donald B&lt;/author&gt;&lt;/authors&gt;&lt;/contributors&gt;&lt;titles&gt;&lt;title&gt;A new two-constant equation of state&lt;/title&gt;&lt;secondary-title&gt;Industrial &amp;amp; Engineering Chemistry Fundamentals&lt;/secondary-title&gt;&lt;/titles&gt;&lt;periodical&gt;&lt;full-title&gt;Industrial &amp;amp; Engineering Chemistry Fundamentals&lt;/full-title&gt;&lt;/periodical&gt;&lt;pages&gt;59-64&lt;/pages&gt;&lt;volume&gt;15&lt;/volume&gt;&lt;number&gt;1&lt;/number&gt;&lt;dates&gt;&lt;year&gt;1976&lt;/year&gt;&lt;/dates&gt;&lt;isbn&gt;0196-4313&lt;/isbn&gt;&lt;urls&gt;&lt;/urls&gt;&lt;/record&gt;&lt;/Cite&gt;&lt;Cite&gt;&lt;Author&gt;Lopez-Echeverry&lt;/Author&gt;&lt;Year&gt;2017&lt;/Year&gt;&lt;RecNum&gt;82&lt;/RecNum&gt;&lt;record&gt;&lt;rec-number&gt;82&lt;/rec-number&gt;&lt;foreign-keys&gt;&lt;key app="EN" db-id="rpwzsdvw70awvre5wfwvpeacp05parpp9z2w" timestamp="1613877245"&gt;82&lt;/key&gt;&lt;/foreign-keys&gt;&lt;ref-type name="Journal Article"&gt;17&lt;/ref-type&gt;&lt;contributors&gt;&lt;authors&gt;&lt;author&gt;Lopez-Echeverry, Juan Sebastian&lt;/author&gt;&lt;author&gt;Reif-Acherman, Simon&lt;/author&gt;&lt;author&gt;Araujo-Lopez, Eduard&lt;/author&gt;&lt;/authors&gt;&lt;/contributors&gt;&lt;titles&gt;&lt;title&gt;Peng-Robinson equation of state: 40 years through cubics&lt;/title&gt;&lt;secondary-title&gt;Fluid Phase Equilibria&lt;/secondary-title&gt;&lt;/titles&gt;&lt;periodical&gt;&lt;full-title&gt;Fluid Phase Equilibria&lt;/full-title&gt;&lt;/periodical&gt;&lt;pages&gt;39-71&lt;/pages&gt;&lt;volume&gt;447&lt;/volume&gt;&lt;dates&gt;&lt;year&gt;2017&lt;/year&gt;&lt;/dates&gt;&lt;isbn&gt;0378-3812&lt;/isbn&gt;&lt;urls&gt;&lt;/urls&gt;&lt;/record&gt;&lt;/Cite&gt;&lt;/EndNote&gt;</w:instrText>
      </w:r>
      <w:r w:rsidR="005D2633">
        <w:fldChar w:fldCharType="separate"/>
      </w:r>
      <w:r w:rsidR="00B1335F">
        <w:rPr>
          <w:noProof/>
        </w:rPr>
        <w:t>[7, 9]</w:t>
      </w:r>
      <w:r w:rsidR="005D2633">
        <w:fldChar w:fldCharType="end"/>
      </w:r>
      <w:r w:rsidR="00DD795C">
        <w:t xml:space="preserve">. </w:t>
      </w:r>
      <w:r w:rsidR="007B3EF5">
        <w:t xml:space="preserve">The calibration technique described below, however, can be </w:t>
      </w:r>
      <w:r w:rsidR="00E42E4F">
        <w:t>extended</w:t>
      </w:r>
      <w:r w:rsidR="007B3EF5">
        <w:t xml:space="preserve"> to </w:t>
      </w:r>
      <w:r w:rsidR="00541E65">
        <w:t xml:space="preserve">the development of any </w:t>
      </w:r>
      <w:r w:rsidR="003B7F53">
        <w:t>EOS</w:t>
      </w:r>
      <w:r w:rsidR="0020527E">
        <w:t xml:space="preserve">. The benefit of </w:t>
      </w:r>
      <w:r w:rsidR="006F4DFB">
        <w:t xml:space="preserve">the proposed </w:t>
      </w:r>
      <w:r w:rsidR="007D1C50">
        <w:t>modified</w:t>
      </w:r>
      <w:r w:rsidR="0020527E">
        <w:t xml:space="preserve"> PR </w:t>
      </w:r>
      <w:r w:rsidR="003B7F53">
        <w:t>EOS</w:t>
      </w:r>
      <w:r w:rsidR="0020527E">
        <w:t xml:space="preserve"> </w:t>
      </w:r>
      <w:r w:rsidR="00FD0CCA">
        <w:t xml:space="preserve">in the present work is to minimize the </w:t>
      </w:r>
      <w:r w:rsidR="00741778">
        <w:t>required modification of</w:t>
      </w:r>
      <w:r w:rsidR="00431785">
        <w:t xml:space="preserve"> </w:t>
      </w:r>
      <w:r w:rsidR="00FD0CCA">
        <w:t xml:space="preserve">existing </w:t>
      </w:r>
      <w:proofErr w:type="spellStart"/>
      <w:r w:rsidR="0006603E">
        <w:t>multiphysics</w:t>
      </w:r>
      <w:proofErr w:type="spellEnd"/>
      <w:r w:rsidR="0006603E">
        <w:t xml:space="preserve"> simulation framework</w:t>
      </w:r>
      <w:r w:rsidR="00741778">
        <w:t>s</w:t>
      </w:r>
      <w:r w:rsidR="0006603E">
        <w:t xml:space="preserve">, where the </w:t>
      </w:r>
      <w:r w:rsidR="005A2B03">
        <w:t xml:space="preserve">PR </w:t>
      </w:r>
      <w:r w:rsidR="003B7F53">
        <w:t>EOS</w:t>
      </w:r>
      <w:r w:rsidR="005A2B03">
        <w:t xml:space="preserve"> is involved. </w:t>
      </w:r>
    </w:p>
    <w:p w14:paraId="14D99206" w14:textId="77777777" w:rsidR="002F49CD" w:rsidRDefault="002F49CD" w:rsidP="00694A65"/>
    <w:p w14:paraId="18F7B0DC" w14:textId="6ABE6446" w:rsidR="00D67436" w:rsidRDefault="00FC0D37" w:rsidP="00694A65">
      <w:pPr>
        <w:pStyle w:val="a"/>
      </w:pPr>
      <w:r>
        <w:t>Calibration</w:t>
      </w:r>
      <w:r w:rsidR="00D80E7D">
        <w:t xml:space="preserve"> model</w:t>
      </w:r>
    </w:p>
    <w:p w14:paraId="635B6F09" w14:textId="7B81D47D" w:rsidR="00CD61A1" w:rsidRDefault="00385E10" w:rsidP="00694A65">
      <w:pPr>
        <w:rPr>
          <w:iCs/>
        </w:rPr>
      </w:pPr>
      <w:r>
        <w:t xml:space="preserve">Calibration is a process of using outputs from physical experiments or high-fidelity simulations to learn and adjust the parameters of the computer model. In the calibration problem, there are two groups of input parameters: calibration parameters and variable parameters. Calibration parameters are the unknown context-specific inputs that we wish to learn about. These </w:t>
      </w:r>
      <w:r>
        <w:lastRenderedPageBreak/>
        <w:t xml:space="preserve">parameters are supposed to take fixed but unknown values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r>
          <w:rPr>
            <w:rFonts w:ascii="Cambria Math" w:hAnsi="Cambria Math"/>
          </w:rPr>
          <m:t>)</m:t>
        </m:r>
      </m:oMath>
      <w:r>
        <w:t xml:space="preserve"> for all the observations to be used for calibration, and for all other instances that we plan to use the calibrated model to predict. Variable parameters have different but known values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t xml:space="preserve">  for each of the observations to be used for calibration. Their values are either known or subject to parametric variability for new predictions. We denote the scalar output of the computer model as a function of variable parameters </w:t>
      </w:r>
      <m:oMath>
        <m:r>
          <m:rPr>
            <m:sty m:val="b"/>
          </m:rPr>
          <w:rPr>
            <w:rFonts w:ascii="Cambria Math" w:hAnsi="Cambria Math"/>
          </w:rPr>
          <m:t>x</m:t>
        </m:r>
      </m:oMath>
      <w:r>
        <w:t xml:space="preserve"> and calibration parameters </w:t>
      </w:r>
      <m:oMath>
        <m:r>
          <m:rPr>
            <m:sty m:val="bi"/>
          </m:rPr>
          <w:rPr>
            <w:rFonts w:ascii="Cambria Math" w:hAnsi="Cambria Math"/>
          </w:rPr>
          <m:t>θ</m:t>
        </m:r>
      </m:oMath>
      <w:r>
        <w:t xml:space="preserve"> by </w:t>
      </w:r>
      <m:oMath>
        <m:r>
          <w:rPr>
            <w:rFonts w:ascii="Cambria Math" w:hAnsi="Cambria Math"/>
          </w:rPr>
          <m:t>f(</m:t>
        </m:r>
        <m:r>
          <m:rPr>
            <m:sty m:val="b"/>
          </m:rPr>
          <w:rPr>
            <w:rFonts w:ascii="Cambria Math" w:hAnsi="Cambria Math"/>
          </w:rPr>
          <m:t>x</m:t>
        </m:r>
        <m:r>
          <w:rPr>
            <w:rFonts w:ascii="Cambria Math" w:hAnsi="Cambria Math"/>
          </w:rPr>
          <m:t>;</m:t>
        </m:r>
        <m:r>
          <m:rPr>
            <m:sty m:val="bi"/>
          </m:rPr>
          <w:rPr>
            <w:rFonts w:ascii="Cambria Math" w:hAnsi="Cambria Math"/>
          </w:rPr>
          <m:t>θ</m:t>
        </m:r>
        <m:r>
          <w:rPr>
            <w:rFonts w:ascii="Cambria Math" w:hAnsi="Cambria Math"/>
          </w:rPr>
          <m:t>)</m:t>
        </m:r>
      </m:oMath>
      <w:r>
        <w:t xml:space="preserve">. The </w:t>
      </w:r>
      <w:r w:rsidR="001F7738">
        <w:t>observation</w:t>
      </w:r>
      <w:r>
        <w:t xml:space="preserve"> </w:t>
      </w:r>
      <w:r w:rsidR="00B26F0B">
        <w:t xml:space="preserve">of the </w:t>
      </w:r>
      <w:r w:rsidR="0026337F">
        <w:t>real</w:t>
      </w:r>
      <w:r w:rsidR="00B26F0B">
        <w:t xml:space="preserve"> process</w:t>
      </w:r>
      <w:r w:rsidR="00C33CED">
        <w:t xml:space="preserve"> </w:t>
      </w:r>
      <w:r>
        <w:t xml:space="preserve">with the variable parameters </w:t>
      </w:r>
      <m:oMath>
        <m:r>
          <m:rPr>
            <m:sty m:val="b"/>
          </m:rPr>
          <w:rPr>
            <w:rFonts w:ascii="Cambria Math" w:hAnsi="Cambria Math"/>
          </w:rPr>
          <m:t>x</m:t>
        </m:r>
      </m:oMath>
      <w:r>
        <w:rPr>
          <w:b/>
          <w:bCs/>
          <w:iCs/>
        </w:rPr>
        <w:t xml:space="preserve"> </w:t>
      </w:r>
      <w:r w:rsidRPr="00EF1578">
        <w:rPr>
          <w:iCs/>
        </w:rPr>
        <w:t xml:space="preserve">is denoted </w:t>
      </w:r>
      <w:r w:rsidR="00F927BB">
        <w:rPr>
          <w:iCs/>
        </w:rPr>
        <w:t xml:space="preserve">by </w:t>
      </w:r>
      <m:oMath>
        <m:r>
          <w:rPr>
            <w:rFonts w:ascii="Cambria Math" w:hAnsi="Cambria Math"/>
          </w:rPr>
          <m:t>y</m:t>
        </m:r>
        <m:r>
          <m:rPr>
            <m:sty m:val="bi"/>
          </m:rPr>
          <w:rPr>
            <w:rFonts w:ascii="Cambria Math" w:hAnsi="Cambria Math"/>
          </w:rPr>
          <m:t>(</m:t>
        </m:r>
        <m:r>
          <m:rPr>
            <m:sty m:val="b"/>
          </m:rPr>
          <w:rPr>
            <w:rFonts w:ascii="Cambria Math" w:hAnsi="Cambria Math"/>
          </w:rPr>
          <m:t>x</m:t>
        </m:r>
        <m:r>
          <m:rPr>
            <m:sty m:val="bi"/>
          </m:rPr>
          <w:rPr>
            <w:rFonts w:ascii="Cambria Math" w:hAnsi="Cambria Math"/>
          </w:rPr>
          <m:t>)</m:t>
        </m:r>
      </m:oMath>
      <w:r>
        <w:rPr>
          <w:iCs/>
        </w:rPr>
        <w:t xml:space="preserve">. Our </w:t>
      </w:r>
      <w:r w:rsidR="00C74B64">
        <w:rPr>
          <w:iCs/>
        </w:rPr>
        <w:t>objective</w:t>
      </w:r>
      <w:r>
        <w:rPr>
          <w:iCs/>
        </w:rPr>
        <w:t xml:space="preserve"> is to find the best calibration parameters </w:t>
      </w:r>
      <w:r w:rsidR="00F46E49">
        <w:rPr>
          <w:iCs/>
        </w:rPr>
        <w:t xml:space="preserve">to </w:t>
      </w:r>
      <w:r>
        <w:rPr>
          <w:iCs/>
        </w:rPr>
        <w:t xml:space="preserve">minimize the difference between the computer model and the </w:t>
      </w:r>
      <w:r w:rsidR="000E36CD">
        <w:rPr>
          <w:iCs/>
        </w:rPr>
        <w:t>physical data</w:t>
      </w:r>
      <w:r>
        <w:rPr>
          <w:iCs/>
        </w:rPr>
        <w:t xml:space="preserve">. </w:t>
      </w:r>
    </w:p>
    <w:p w14:paraId="6514B1F4" w14:textId="36E1A6F9" w:rsidR="00CD61A1" w:rsidRPr="00562E87" w:rsidRDefault="00074C9F" w:rsidP="00694A65">
      <w:pPr>
        <w:pStyle w:val="3"/>
      </w:pPr>
      <w:r>
        <w:t>2.2.1</w:t>
      </w:r>
      <w:r w:rsidR="00A47A58">
        <w:t xml:space="preserve">. </w:t>
      </w:r>
      <w:r w:rsidR="00F004A4" w:rsidRPr="00562E87">
        <w:t>Model specification</w:t>
      </w:r>
    </w:p>
    <w:p w14:paraId="23AF4F13" w14:textId="44F6E25F" w:rsidR="0004216C" w:rsidRDefault="00022160" w:rsidP="00694A65">
      <w:r>
        <w:t xml:space="preserve">In the context of the current problem, </w:t>
      </w:r>
      <w:r w:rsidR="00F061C7">
        <w:t xml:space="preserve">we </w:t>
      </w:r>
      <w:r w:rsidR="00D67436">
        <w:t xml:space="preserve">will </w:t>
      </w:r>
      <w:r w:rsidR="00F061C7">
        <w:t xml:space="preserve">propose several model forms of </w:t>
      </w:r>
      <w:r w:rsidR="00C91262">
        <w:t xml:space="preserve">the </w:t>
      </w:r>
      <w:r w:rsidR="00F061C7">
        <w:t>alpha function with different calibration parameters</w:t>
      </w:r>
      <w:r w:rsidR="00F46E49">
        <w:t>,</w:t>
      </w:r>
      <w:r w:rsidR="00F061C7">
        <w:t xml:space="preserve"> </w:t>
      </w:r>
      <w:r w:rsidR="007D5A9C">
        <w:t xml:space="preserve">and quantify their uncertainties. </w:t>
      </w:r>
      <w:r w:rsidR="00C66374">
        <w:t xml:space="preserve">Since we do not know the true </w:t>
      </w:r>
      <w:r w:rsidR="003F1A0E">
        <w:t xml:space="preserve">alpha values, we </w:t>
      </w:r>
      <w:r w:rsidR="00583A50">
        <w:t>consider</w:t>
      </w:r>
      <w:r w:rsidR="003F1A0E">
        <w:t xml:space="preserve"> </w:t>
      </w:r>
      <w:r w:rsidR="00583A50">
        <w:t xml:space="preserve">the </w:t>
      </w:r>
      <w:r w:rsidR="0004216C">
        <w:t xml:space="preserve">derived </w:t>
      </w:r>
      <w:r w:rsidR="00583A50">
        <w:t xml:space="preserve">results from </w:t>
      </w:r>
      <w:r w:rsidR="003F1A0E">
        <w:t xml:space="preserve">the standard </w:t>
      </w:r>
      <w:r w:rsidR="00DB5F76">
        <w:t xml:space="preserve">NIST </w:t>
      </w:r>
      <w:r w:rsidR="003F1A0E">
        <w:t>database</w:t>
      </w:r>
      <w:r w:rsidR="00DB5F76">
        <w:t xml:space="preserve"> </w:t>
      </w:r>
      <w:r w:rsidR="00DB5F76">
        <w:fldChar w:fldCharType="begin"/>
      </w:r>
      <w:r w:rsidR="00B1335F">
        <w:instrText xml:space="preserve"> ADDIN EN.CITE &lt;EndNote&gt;&lt;Cite&gt;&lt;Author&gt;Lemmon&lt;/Author&gt;&lt;Year&gt;2007&lt;/Year&gt;&lt;RecNum&gt;39&lt;/RecNum&gt;&lt;DisplayText&gt;[13]&lt;/DisplayText&gt;&lt;record&gt;&lt;rec-number&gt;39&lt;/rec-number&gt;&lt;foreign-keys&gt;&lt;key app="EN" db-id="rpwzsdvw70awvre5wfwvpeacp05parpp9z2w" timestamp="1582072097"&gt;39&lt;/key&gt;&lt;/foreign-keys&gt;&lt;ref-type name="Journal Article"&gt;17&lt;/ref-type&gt;&lt;contributors&gt;&lt;authors&gt;&lt;author&gt;Lemmon, Eric W&lt;/author&gt;&lt;author&gt;Huber, Marcia L&lt;/author&gt;&lt;author&gt;McLinden, Mark O&lt;/author&gt;&lt;/authors&gt;&lt;/contributors&gt;&lt;titles&gt;&lt;title&gt;REFPROP: Reference fluid thermodynamic and transport properties&lt;/title&gt;&lt;secondary-title&gt;NIST standard reference database&lt;/secondary-title&gt;&lt;/titles&gt;&lt;periodical&gt;&lt;full-title&gt;NIST standard reference database&lt;/full-title&gt;&lt;/periodical&gt;&lt;volume&gt;23&lt;/volume&gt;&lt;number&gt;8.0&lt;/number&gt;&lt;dates&gt;&lt;year&gt;2007&lt;/year&gt;&lt;/dates&gt;&lt;urls&gt;&lt;/urls&gt;&lt;/record&gt;&lt;/Cite&gt;&lt;/EndNote&gt;</w:instrText>
      </w:r>
      <w:r w:rsidR="00DB5F76">
        <w:fldChar w:fldCharType="separate"/>
      </w:r>
      <w:r w:rsidR="00B1335F">
        <w:rPr>
          <w:noProof/>
        </w:rPr>
        <w:t>[13]</w:t>
      </w:r>
      <w:r w:rsidR="00DB5F76">
        <w:fldChar w:fldCharType="end"/>
      </w:r>
      <w:r w:rsidR="00583A50">
        <w:t xml:space="preserve"> as </w:t>
      </w:r>
      <w:r w:rsidR="009263DE">
        <w:t>the observations</w:t>
      </w:r>
      <w:r w:rsidR="00587FDE">
        <w:t xml:space="preserve"> </w:t>
      </w:r>
      <m:oMath>
        <m:r>
          <w:rPr>
            <w:rFonts w:ascii="Cambria Math" w:hAnsi="Cambria Math"/>
          </w:rPr>
          <m:t>y(</m:t>
        </m:r>
        <m:sSub>
          <m:sSubPr>
            <m:ctrlPr>
              <w:rPr>
                <w:rFonts w:ascii="Cambria Math" w:hAnsi="Cambria Math"/>
                <w:b/>
                <w:bCs/>
              </w:rPr>
            </m:ctrlPr>
          </m:sSubPr>
          <m:e>
            <m:r>
              <m:rPr>
                <m:sty m:val="b"/>
              </m:rPr>
              <w:rPr>
                <w:rFonts w:ascii="Cambria Math" w:hAnsi="Cambria Math"/>
              </w:rPr>
              <m:t>x</m:t>
            </m:r>
            <m:ctrlPr>
              <w:rPr>
                <w:rFonts w:ascii="Cambria Math" w:hAnsi="Cambria Math"/>
                <w:i/>
              </w:rPr>
            </m:ctrlPr>
          </m:e>
          <m:sub>
            <m:r>
              <w:rPr>
                <w:rFonts w:ascii="Cambria Math" w:hAnsi="Cambria Math"/>
              </w:rPr>
              <m:t>i</m:t>
            </m:r>
          </m:sub>
        </m:sSub>
        <m:r>
          <w:rPr>
            <w:rFonts w:ascii="Cambria Math" w:hAnsi="Cambria Math"/>
          </w:rPr>
          <m:t>)</m:t>
        </m:r>
      </m:oMath>
      <w:r w:rsidR="00720516">
        <w:t xml:space="preserve">, </w:t>
      </w:r>
      <w:r w:rsidR="004267D5">
        <w:t xml:space="preserve">where </w:t>
      </w:r>
      <m:oMath>
        <m:r>
          <w:rPr>
            <w:rFonts w:ascii="Cambria Math" w:hAnsi="Cambria Math"/>
          </w:rPr>
          <m:t>i=1,…, n</m:t>
        </m:r>
      </m:oMath>
      <w:r w:rsidR="00957366">
        <w:t xml:space="preserve"> and </w:t>
      </w:r>
      <m:oMath>
        <m:r>
          <w:rPr>
            <w:rFonts w:ascii="Cambria Math" w:hAnsi="Cambria Math"/>
          </w:rPr>
          <m:t>n</m:t>
        </m:r>
      </m:oMath>
      <w:r w:rsidR="00957366">
        <w:t xml:space="preserve"> is the number of observations </w:t>
      </w:r>
      <w:r w:rsidR="00F05042">
        <w:t>for</w:t>
      </w:r>
      <w:r w:rsidR="00642BCB">
        <w:t xml:space="preserve"> the</w:t>
      </w:r>
      <w:r w:rsidR="00F05042">
        <w:t xml:space="preserve"> calibration process</w:t>
      </w:r>
      <w:r w:rsidR="003939CD">
        <w:t xml:space="preserve">. </w:t>
      </w:r>
      <w:r w:rsidR="00325B05">
        <w:t xml:space="preserve">Following Eq. </w:t>
      </w:r>
      <w:r w:rsidR="00325B05">
        <w:fldChar w:fldCharType="begin"/>
      </w:r>
      <w:r w:rsidR="00325B05">
        <w:instrText xml:space="preserve"> REF _Ref60066301 \h </w:instrText>
      </w:r>
      <w:r w:rsidR="00325B05">
        <w:fldChar w:fldCharType="separate"/>
      </w:r>
      <w:r w:rsidR="00325B05">
        <w:t>(</w:t>
      </w:r>
      <w:r w:rsidR="00325B05">
        <w:rPr>
          <w:noProof/>
        </w:rPr>
        <w:t>3</w:t>
      </w:r>
      <w:r w:rsidR="00325B05">
        <w:t>)</w:t>
      </w:r>
      <w:r w:rsidR="00325B05">
        <w:fldChar w:fldCharType="end"/>
      </w:r>
      <w:r w:rsidR="00325B05">
        <w:t xml:space="preserve">, </w:t>
      </w:r>
      <w:r w:rsidR="00286CC3">
        <w:t xml:space="preserve">the </w:t>
      </w:r>
      <w:r w:rsidR="00325B05">
        <w:t xml:space="preserve">alpha </w:t>
      </w:r>
      <w:r w:rsidR="00286CC3">
        <w:t xml:space="preserve">of PR EOS </w:t>
      </w:r>
      <w:r w:rsidR="00325B05">
        <w:t xml:space="preserve">can be </w:t>
      </w:r>
      <w:r w:rsidR="00C33BB6">
        <w:t xml:space="preserve">expressed as a function of pressure, temperature and molar volume.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905"/>
      </w:tblGrid>
      <w:tr w:rsidR="00B658B0" w14:paraId="3A804E21" w14:textId="77777777" w:rsidTr="00BF2FEB">
        <w:tc>
          <w:tcPr>
            <w:tcW w:w="8642" w:type="dxa"/>
            <w:vAlign w:val="center"/>
          </w:tcPr>
          <w:p w14:paraId="156F5436" w14:textId="41A70D71" w:rsidR="00B658B0" w:rsidRPr="003C22CA" w:rsidRDefault="003C22CA" w:rsidP="00694A65">
            <m:oMathPara>
              <m:oMath>
                <m:r>
                  <w:rPr>
                    <w:rFonts w:ascii="Cambria Math" w:hAnsi="Cambria Math"/>
                  </w:rPr>
                  <m:t>α</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RT</m:t>
                        </m:r>
                      </m:num>
                      <m:den>
                        <m:r>
                          <w:rPr>
                            <w:rFonts w:ascii="Cambria Math" w:hAnsi="Cambria Math"/>
                          </w:rPr>
                          <m:t>v</m:t>
                        </m:r>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P</m:t>
                    </m:r>
                  </m:e>
                </m:d>
                <m:f>
                  <m:fPr>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+2</m:t>
                        </m:r>
                        <m:r>
                          <w:rPr>
                            <w:rFonts w:ascii="Cambria Math" w:hAnsi="Cambria Math"/>
                          </w:rPr>
                          <m:t>bv</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num>
                  <m:den>
                    <m:sSub>
                      <m:sSubPr>
                        <m:ctrlPr>
                          <w:rPr>
                            <w:rFonts w:ascii="Cambria Math" w:hAnsi="Cambria Math"/>
                          </w:rPr>
                        </m:ctrlPr>
                      </m:sSubPr>
                      <m:e>
                        <m:r>
                          <w:rPr>
                            <w:rFonts w:ascii="Cambria Math" w:hAnsi="Cambria Math"/>
                          </w:rPr>
                          <m:t>a</m:t>
                        </m:r>
                      </m:e>
                      <m:sub>
                        <m:r>
                          <w:rPr>
                            <w:rFonts w:ascii="Cambria Math" w:hAnsi="Cambria Math"/>
                          </w:rPr>
                          <m:t>c</m:t>
                        </m:r>
                      </m:sub>
                    </m:sSub>
                  </m:den>
                </m:f>
                <m:r>
                  <m:rPr>
                    <m:sty m:val="p"/>
                  </m:rPr>
                  <w:rPr>
                    <w:rFonts w:ascii="Cambria Math" w:hAnsi="Cambria Math" w:hint="eastAsia"/>
                  </w:rPr>
                  <m:t>.</m:t>
                </m:r>
              </m:oMath>
            </m:oMathPara>
          </w:p>
        </w:tc>
        <w:tc>
          <w:tcPr>
            <w:tcW w:w="708" w:type="dxa"/>
            <w:vAlign w:val="center"/>
          </w:tcPr>
          <w:p w14:paraId="6AFE57EF" w14:textId="4CF9758D" w:rsidR="00B658B0" w:rsidRDefault="00B658B0" w:rsidP="00694A65">
            <w:bookmarkStart w:id="16" w:name="_Ref61884487"/>
            <w:r>
              <w:t>(</w:t>
            </w:r>
            <w:r w:rsidR="007D2C74">
              <w:fldChar w:fldCharType="begin"/>
            </w:r>
            <w:r w:rsidR="007D2C74">
              <w:instrText xml:space="preserve"> SEQ Equation \* ARABIC </w:instrText>
            </w:r>
            <w:r w:rsidR="007D2C74">
              <w:fldChar w:fldCharType="separate"/>
            </w:r>
            <w:r w:rsidR="003C22CA">
              <w:rPr>
                <w:noProof/>
              </w:rPr>
              <w:t>6</w:t>
            </w:r>
            <w:r w:rsidR="007D2C74">
              <w:rPr>
                <w:noProof/>
              </w:rPr>
              <w:fldChar w:fldCharType="end"/>
            </w:r>
            <w:r>
              <w:t>)</w:t>
            </w:r>
            <w:bookmarkEnd w:id="16"/>
          </w:p>
        </w:tc>
      </w:tr>
    </w:tbl>
    <w:p w14:paraId="6E608240" w14:textId="3FEF3387" w:rsidR="00B7361C" w:rsidRDefault="00A72F2D" w:rsidP="00694A65">
      <w:r>
        <w:t xml:space="preserve">According to the state postulate, </w:t>
      </w:r>
      <w:r w:rsidR="005610B0">
        <w:t>only two of the three intensive properties are independent</w:t>
      </w:r>
      <w:r w:rsidR="00CF08D8">
        <w:t xml:space="preserve">. </w:t>
      </w:r>
      <w:r w:rsidR="00D55E06">
        <w:t>If pressure and temperature are selected, the corresponding molar volume can be retrieved from the NIST database</w:t>
      </w:r>
      <w:r w:rsidR="003B3C7D">
        <w:t>.</w:t>
      </w:r>
      <w:r w:rsidR="00131DF5">
        <w:t xml:space="preserve"> </w:t>
      </w:r>
      <w:r w:rsidR="000A563A">
        <w:t>Following</w:t>
      </w:r>
      <w:r w:rsidR="00B75630">
        <w:t xml:space="preserve"> this idea, we may consider both </w:t>
      </w:r>
      <w:r w:rsidR="00B336D4">
        <w:t>temperature and pressure as variable parameters in the computer model of the alpha function</w:t>
      </w:r>
      <w:r w:rsidR="00F46E49">
        <w:t xml:space="preserve">. In </w:t>
      </w:r>
      <w:r w:rsidR="006D03E3">
        <w:t xml:space="preserve">the </w:t>
      </w:r>
      <w:r w:rsidR="00F46E49">
        <w:t xml:space="preserve">current </w:t>
      </w:r>
      <w:r w:rsidR="006D03E3">
        <w:t>literature</w:t>
      </w:r>
      <w:r w:rsidR="00F46E49">
        <w:t>, however,</w:t>
      </w:r>
      <w:r w:rsidR="006D03E3">
        <w:t xml:space="preserve"> only temperature </w:t>
      </w:r>
      <w:r w:rsidR="00F46E49">
        <w:t xml:space="preserve">is included as a </w:t>
      </w:r>
      <w:r w:rsidR="006D03E3">
        <w:t>variable parameter</w:t>
      </w:r>
      <w:r w:rsidR="00287F6C">
        <w:t xml:space="preserve"> for pure substance. </w:t>
      </w:r>
      <w:r w:rsidR="00844EAE">
        <w:t>We</w:t>
      </w:r>
      <w:r w:rsidR="00810B1F">
        <w:t xml:space="preserve"> will </w:t>
      </w:r>
      <w:r w:rsidR="00F47EFD">
        <w:t xml:space="preserve">consider both scenarios </w:t>
      </w:r>
      <w:r w:rsidR="00F47EFD">
        <w:lastRenderedPageBreak/>
        <w:t xml:space="preserve">and </w:t>
      </w:r>
      <w:r w:rsidR="00360F33">
        <w:t xml:space="preserve">discuss why the two variable parameters </w:t>
      </w:r>
      <w:r w:rsidR="00AA7E5A">
        <w:t>are necessary for the best prediction of alpha values and subsequent density estimation</w:t>
      </w:r>
      <w:r w:rsidR="00075AC4">
        <w:t>.</w:t>
      </w:r>
      <w:r w:rsidR="00ED169E">
        <w:t xml:space="preserve"> </w:t>
      </w:r>
    </w:p>
    <w:p w14:paraId="30445184" w14:textId="77777777" w:rsidR="00B7361C" w:rsidRDefault="00B7361C" w:rsidP="00694A65"/>
    <w:p w14:paraId="2416602B" w14:textId="337C8F49" w:rsidR="0004216C" w:rsidRDefault="006114F7" w:rsidP="00694A65">
      <w:r>
        <w:t>Figure 1 show</w:t>
      </w:r>
      <w:r w:rsidR="00A702CC">
        <w:t>s</w:t>
      </w:r>
      <w:r w:rsidR="005B3B39">
        <w:t xml:space="preserve"> an example of oxygen alpha values</w:t>
      </w:r>
      <w:r w:rsidR="00A702CC">
        <w:t xml:space="preserve"> retrieved from the NIST database</w:t>
      </w:r>
      <w:r w:rsidR="005B3B39">
        <w:t xml:space="preserve"> </w:t>
      </w:r>
      <w:r w:rsidR="0039097C">
        <w:t xml:space="preserve">using Eq. </w:t>
      </w:r>
      <w:r w:rsidR="0039097C">
        <w:fldChar w:fldCharType="begin"/>
      </w:r>
      <w:r w:rsidR="0039097C">
        <w:instrText xml:space="preserve"> REF _Ref61884487 \h </w:instrText>
      </w:r>
      <w:r w:rsidR="0039097C">
        <w:fldChar w:fldCharType="separate"/>
      </w:r>
      <w:r w:rsidR="0039097C">
        <w:t>(</w:t>
      </w:r>
      <w:r w:rsidR="0039097C">
        <w:rPr>
          <w:noProof/>
        </w:rPr>
        <w:t>6</w:t>
      </w:r>
      <w:r w:rsidR="0039097C">
        <w:t>)</w:t>
      </w:r>
      <w:r w:rsidR="0039097C">
        <w:fldChar w:fldCharType="end"/>
      </w:r>
      <w:r w:rsidR="00435E2A">
        <w:t xml:space="preserve">, together with the </w:t>
      </w:r>
      <w:r w:rsidR="007836AB">
        <w:t xml:space="preserve">calculated </w:t>
      </w:r>
      <w:r w:rsidR="00435E2A">
        <w:t xml:space="preserve">results </w:t>
      </w:r>
      <w:r w:rsidR="00F46E49">
        <w:t xml:space="preserve">from </w:t>
      </w:r>
      <w:r w:rsidR="00050A2B">
        <w:t>the</w:t>
      </w:r>
      <w:r w:rsidR="007836AB">
        <w:t xml:space="preserve"> Soave-type and </w:t>
      </w:r>
      <w:proofErr w:type="spellStart"/>
      <w:r w:rsidR="00CF3266">
        <w:t>Gasem</w:t>
      </w:r>
      <w:proofErr w:type="spellEnd"/>
      <w:r w:rsidR="00CF3266">
        <w:t xml:space="preserve"> et al.</w:t>
      </w:r>
      <w:r w:rsidR="00BA006F">
        <w:t xml:space="preserve"> function</w:t>
      </w:r>
      <w:r w:rsidR="00050A2B">
        <w:t>s</w:t>
      </w:r>
      <w:r w:rsidR="00BA006F">
        <w:t xml:space="preserve"> </w:t>
      </w:r>
      <w:r w:rsidR="00F46E49">
        <w:t xml:space="preserve">over </w:t>
      </w:r>
      <w:r w:rsidR="005B3B39">
        <w:t>wide range</w:t>
      </w:r>
      <w:r w:rsidR="00A0657D">
        <w:t>s</w:t>
      </w:r>
      <w:r w:rsidR="005B3B39">
        <w:t xml:space="preserve"> of </w:t>
      </w:r>
      <w:r w:rsidR="00BF0308">
        <w:t>temperature and pressure</w:t>
      </w:r>
      <w:r w:rsidR="00417A30">
        <w:t>.</w:t>
      </w:r>
      <w:r w:rsidR="00670B63">
        <w:t xml:space="preserve"> </w:t>
      </w:r>
      <w:r w:rsidR="00417A30">
        <w:t>Here</w:t>
      </w:r>
      <w:r w:rsidR="00C935D4">
        <w:t xml:space="preserve"> </w:t>
      </w:r>
      <m:oMath>
        <m:r>
          <w:rPr>
            <w:rFonts w:ascii="Cambria Math" w:hAnsi="Cambria Math"/>
          </w:rPr>
          <m:t xml:space="preserve">F=0.415419, </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=1.943,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=0.926, </m:t>
        </m:r>
      </m:oMath>
      <w:r w:rsidR="00FD25DD">
        <w:t xml:space="preserve">and </w:t>
      </w:r>
      <m:oMath>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=0.1441</m:t>
        </m:r>
      </m:oMath>
      <w:r w:rsidR="00C57D59">
        <w:t xml:space="preserve"> for ox</w:t>
      </w:r>
      <w:r w:rsidR="00EF514A">
        <w:t>y</w:t>
      </w:r>
      <w:r w:rsidR="00C57D59">
        <w:t xml:space="preserve">gen </w:t>
      </w:r>
      <w:r w:rsidR="00C426C9">
        <w:fldChar w:fldCharType="begin"/>
      </w:r>
      <w:r w:rsidR="00B1335F">
        <w:instrText xml:space="preserve"> ADDIN EN.CITE &lt;EndNote&gt;&lt;Cite&gt;&lt;Author&gt;Forero G&lt;/Author&gt;&lt;Year&gt;2012&lt;/Year&gt;&lt;RecNum&gt;46&lt;/RecNum&gt;&lt;DisplayText&gt;[23]&lt;/DisplayText&gt;&lt;record&gt;&lt;rec-number&gt;46&lt;/rec-number&gt;&lt;foreign-keys&gt;&lt;key app="EN" db-id="rpwzsdvw70awvre5wfwvpeacp05parpp9z2w" timestamp="1582155867"&gt;46&lt;/key&gt;&lt;/foreign-keys&gt;&lt;ref-type name="Journal Article"&gt;17&lt;/ref-type&gt;&lt;contributors&gt;&lt;authors&gt;&lt;author&gt;Forero G, Luis A.&lt;/author&gt;&lt;author&gt;Velásquez J, Jorge A.&lt;/author&gt;&lt;/authors&gt;&lt;/contributors&gt;&lt;titles&gt;&lt;title&gt;The Patel–Teja and the Peng–Robinson EoSs performance when Soave alpha function is replaced by an exponential function&lt;/title&gt;&lt;secondary-title&gt;Fluid phase equilibria&lt;/secondary-title&gt;&lt;/titles&gt;&lt;periodical&gt;&lt;full-title&gt;Fluid Phase Equilibria&lt;/full-title&gt;&lt;/periodical&gt;&lt;pages&gt;55-76&lt;/pages&gt;&lt;volume&gt;332&lt;/volume&gt;&lt;dates&gt;&lt;year&gt;2012&lt;/year&gt;&lt;/dates&gt;&lt;publisher&gt;Elsevier BV&lt;/publisher&gt;&lt;isbn&gt;0378-3812&lt;/isbn&gt;&lt;urls&gt;&lt;related-urls&gt;&lt;url&gt;https://dx.doi.org/10.1016/j.fluid.2012.05.026&lt;/url&gt;&lt;/related-urls&gt;&lt;/urls&gt;&lt;electronic-resource-num&gt;10.1016/j.fluid.2012.05.026&lt;/electronic-resource-num&gt;&lt;/record&gt;&lt;/Cite&gt;&lt;/EndNote&gt;</w:instrText>
      </w:r>
      <w:r w:rsidR="00C426C9">
        <w:fldChar w:fldCharType="separate"/>
      </w:r>
      <w:r w:rsidR="00B1335F">
        <w:rPr>
          <w:noProof/>
        </w:rPr>
        <w:t>[23]</w:t>
      </w:r>
      <w:r w:rsidR="00C426C9">
        <w:fldChar w:fldCharType="end"/>
      </w:r>
      <w:r w:rsidR="00BA3D4D">
        <w:t>.</w:t>
      </w:r>
      <w:r w:rsidR="00D80934">
        <w:t xml:space="preserve"> </w:t>
      </w:r>
      <w:r w:rsidR="00995A15">
        <w:t>Large</w:t>
      </w:r>
      <w:r w:rsidR="00645BD8">
        <w:t xml:space="preserve"> difference</w:t>
      </w:r>
      <w:r w:rsidR="00F46E49">
        <w:t>s</w:t>
      </w:r>
      <w:r w:rsidR="00645BD8">
        <w:t xml:space="preserve"> between </w:t>
      </w:r>
      <w:r w:rsidR="00686C50">
        <w:t xml:space="preserve">the NIST derived values and </w:t>
      </w:r>
      <w:r w:rsidR="00F54219">
        <w:t>the empirical counterpart</w:t>
      </w:r>
      <w:r w:rsidR="00F46E49">
        <w:t>s</w:t>
      </w:r>
      <w:r w:rsidR="00F54219">
        <w:t xml:space="preserve"> (</w:t>
      </w:r>
      <w:r w:rsidR="00D26ABF">
        <w:t>Soave-type and exponential functions)</w:t>
      </w:r>
      <w:r w:rsidR="0078194C">
        <w:t xml:space="preserve"> are observed</w:t>
      </w:r>
      <w:r w:rsidR="0096013B">
        <w:t>.</w:t>
      </w:r>
      <w:r w:rsidR="00D26ABF">
        <w:t xml:space="preserve"> </w:t>
      </w:r>
      <w:r w:rsidR="00197B3C">
        <w:t>As the pressure varies from subcritical to supercritical value</w:t>
      </w:r>
      <w:r w:rsidR="003F3535">
        <w:t>s</w:t>
      </w:r>
      <w:r w:rsidR="00197B3C">
        <w:t xml:space="preserve">, </w:t>
      </w:r>
      <w:r w:rsidR="00F46E49">
        <w:t xml:space="preserve">the </w:t>
      </w:r>
      <w:r w:rsidR="00197B3C">
        <w:t>a</w:t>
      </w:r>
      <w:r w:rsidR="001B655B">
        <w:t xml:space="preserve">lpha </w:t>
      </w:r>
      <w:r w:rsidR="00AA66E5">
        <w:t>curves merge</w:t>
      </w:r>
      <w:r w:rsidR="00197B3C">
        <w:t xml:space="preserve"> </w:t>
      </w:r>
      <w:r w:rsidR="00F46E49">
        <w:t>in</w:t>
      </w:r>
      <w:r w:rsidR="00197B3C">
        <w:t>to a</w:t>
      </w:r>
      <w:r w:rsidR="00FA3270">
        <w:t xml:space="preserve"> </w:t>
      </w:r>
      <w:r w:rsidR="00197B3C">
        <w:t xml:space="preserve">single </w:t>
      </w:r>
      <w:r w:rsidR="00A85B83">
        <w:t>curve</w:t>
      </w:r>
      <w:r w:rsidR="00254F04">
        <w:t xml:space="preserve"> at high</w:t>
      </w:r>
      <w:r w:rsidR="00702919">
        <w:t xml:space="preserve"> </w:t>
      </w:r>
      <w:r w:rsidR="00254F04">
        <w:t>temperature</w:t>
      </w:r>
      <w:r w:rsidR="00702919">
        <w:t xml:space="preserve">. However, at low </w:t>
      </w:r>
      <w:r w:rsidR="005B1D82">
        <w:t>and</w:t>
      </w:r>
      <w:r w:rsidR="00702919">
        <w:t xml:space="preserve"> intermediate temperature, </w:t>
      </w:r>
      <w:r w:rsidR="009B4631">
        <w:t xml:space="preserve">alpha shows significant sensitivity </w:t>
      </w:r>
      <w:r w:rsidR="00316EFA">
        <w:t xml:space="preserve">to </w:t>
      </w:r>
      <w:r w:rsidR="00AB4482">
        <w:t>pressure change</w:t>
      </w:r>
      <w:r w:rsidR="00423B50">
        <w:t>.</w:t>
      </w:r>
      <w:r w:rsidR="00212081">
        <w:t xml:space="preserve"> </w:t>
      </w:r>
      <w:r w:rsidR="00A74584">
        <w:t>The empirical alpha functions were developed</w:t>
      </w:r>
      <w:r w:rsidR="00EC2E64">
        <w:t xml:space="preserve"> using mainly the data in the liquid-vapor saturation region</w:t>
      </w:r>
      <w:r w:rsidR="00611F0D">
        <w:t xml:space="preserve">, </w:t>
      </w:r>
      <w:r w:rsidR="00741E2B">
        <w:t>denoted by the red enclosed area</w:t>
      </w:r>
      <w:r w:rsidR="00B021A0">
        <w:t xml:space="preserve"> in Fig. 2</w:t>
      </w:r>
      <w:r w:rsidR="00EC2E64">
        <w:t xml:space="preserve">. </w:t>
      </w:r>
      <w:r w:rsidR="00D745CD">
        <w:t xml:space="preserve">The thermodynamic fluid states can be generally </w:t>
      </w:r>
      <w:r w:rsidR="00C200D7">
        <w:t xml:space="preserve">partitioned into four regions: </w:t>
      </w:r>
      <w:r w:rsidR="00C306C7">
        <w:t>compressed</w:t>
      </w:r>
      <w:r w:rsidR="00116E42">
        <w:t xml:space="preserve"> </w:t>
      </w:r>
      <w:r w:rsidR="00C306C7">
        <w:t xml:space="preserve">liquid, liquid-vapor saturation, </w:t>
      </w:r>
      <w:r w:rsidR="00116E42">
        <w:t xml:space="preserve">gas, and supercritical fluid regions. </w:t>
      </w:r>
      <w:r w:rsidR="00F9561E">
        <w:t>I</w:t>
      </w:r>
      <w:r w:rsidR="00DB08F2">
        <w:t xml:space="preserve">mplementation of </w:t>
      </w:r>
      <w:r w:rsidR="0052018A">
        <w:t xml:space="preserve">empirical alpha functions to the </w:t>
      </w:r>
      <w:r w:rsidR="00AB679F">
        <w:t>areas</w:t>
      </w:r>
      <w:r w:rsidR="0052018A">
        <w:t xml:space="preserve"> outside of liquid-vapor saturation</w:t>
      </w:r>
      <w:r w:rsidR="00AB679F">
        <w:t xml:space="preserve"> region </w:t>
      </w:r>
      <w:r w:rsidR="00912269">
        <w:t>may</w:t>
      </w:r>
      <w:r w:rsidR="00AB679F">
        <w:t xml:space="preserve"> cause </w:t>
      </w:r>
      <w:r w:rsidR="00912269">
        <w:t>large</w:t>
      </w:r>
      <w:r w:rsidR="00042BCA">
        <w:t xml:space="preserve"> error</w:t>
      </w:r>
      <w:r w:rsidR="00912269">
        <w:t xml:space="preserve"> in density estimation</w:t>
      </w:r>
      <w:r w:rsidR="002445B1">
        <w:t xml:space="preserve">, </w:t>
      </w:r>
      <w:r w:rsidR="00C3105C">
        <w:t>given</w:t>
      </w:r>
      <w:r w:rsidR="002445B1">
        <w:t xml:space="preserve"> the disparity </w:t>
      </w:r>
      <w:r w:rsidR="00F46E49">
        <w:t xml:space="preserve">among </w:t>
      </w:r>
      <w:r w:rsidR="002445B1">
        <w:t>alpha</w:t>
      </w:r>
      <w:r w:rsidR="00F46E49">
        <w:t>s</w:t>
      </w:r>
      <w:r w:rsidR="002445B1">
        <w:t xml:space="preserve"> </w:t>
      </w:r>
      <w:r w:rsidR="00B270F2">
        <w:t>at different pressure</w:t>
      </w:r>
      <w:r w:rsidR="00F46E49">
        <w:t>s</w:t>
      </w:r>
      <w:r w:rsidR="00C3105C">
        <w:t xml:space="preserve"> in Fig.1</w:t>
      </w:r>
      <w:r w:rsidR="00912269">
        <w:t>.</w:t>
      </w:r>
      <w:r w:rsidR="00AB679F">
        <w:t xml:space="preserve"> </w:t>
      </w:r>
      <w:r w:rsidR="00825A9A">
        <w:t>The purpose of this work is</w:t>
      </w:r>
      <w:r w:rsidR="00075AC4">
        <w:t xml:space="preserve"> to develop an alpha function </w:t>
      </w:r>
      <w:r w:rsidR="005F5249">
        <w:t xml:space="preserve">that is </w:t>
      </w:r>
      <w:r w:rsidR="00A863D4">
        <w:t>suitable to</w:t>
      </w:r>
      <w:r w:rsidR="00075AC4">
        <w:t xml:space="preserve"> all</w:t>
      </w:r>
      <w:r w:rsidR="00F46E49">
        <w:t xml:space="preserve"> of the</w:t>
      </w:r>
      <w:r w:rsidR="00075AC4">
        <w:t xml:space="preserve"> </w:t>
      </w:r>
      <w:r w:rsidR="00834EE4">
        <w:t xml:space="preserve">thermodynamic fluid </w:t>
      </w:r>
      <w:r w:rsidR="00075AC4">
        <w:t xml:space="preserve">regions </w:t>
      </w:r>
      <w:r w:rsidR="00196CF3">
        <w:t>in Fig. 2</w:t>
      </w:r>
      <w:r w:rsidR="00F46E49">
        <w:t xml:space="preserve">; for statistical learning </w:t>
      </w:r>
      <w:r w:rsidR="00075AC4">
        <w:t xml:space="preserve">the observational dataset </w:t>
      </w:r>
      <w:r w:rsidR="00F46E49">
        <w:t xml:space="preserve">must </w:t>
      </w:r>
      <w:r w:rsidR="00075AC4">
        <w:t xml:space="preserve">sweep variable parameters </w:t>
      </w:r>
      <w:r w:rsidR="00D56466">
        <w:t>across</w:t>
      </w:r>
      <w:r w:rsidR="00075AC4">
        <w:t xml:space="preserve"> all fluid states</w:t>
      </w:r>
      <w:r w:rsidR="007A0898">
        <w:t>.</w:t>
      </w:r>
      <w:r w:rsidR="002352BC">
        <w:t xml:space="preserve"> </w:t>
      </w:r>
    </w:p>
    <w:p w14:paraId="0F40846C" w14:textId="2D90629E" w:rsidR="00AD4022" w:rsidRDefault="007C7A1E" w:rsidP="00A33BCE">
      <w:pPr>
        <w:jc w:val="center"/>
      </w:pPr>
      <w:r>
        <w:rPr>
          <w:noProof/>
        </w:rPr>
        <w:lastRenderedPageBreak/>
        <w:drawing>
          <wp:inline distT="0" distB="0" distL="0" distR="0" wp14:anchorId="172420B7" wp14:editId="716B0537">
            <wp:extent cx="2971800" cy="2321878"/>
            <wp:effectExtent l="0" t="0" r="0" b="254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800" cy="2321878"/>
                    </a:xfrm>
                    <a:prstGeom prst="rect">
                      <a:avLst/>
                    </a:prstGeom>
                  </pic:spPr>
                </pic:pic>
              </a:graphicData>
            </a:graphic>
          </wp:inline>
        </w:drawing>
      </w:r>
    </w:p>
    <w:p w14:paraId="52EE5524" w14:textId="32094BA1" w:rsidR="001238FC" w:rsidRPr="00074941" w:rsidRDefault="001238FC" w:rsidP="00694A65">
      <w:r w:rsidRPr="00074941">
        <w:t>Fig</w:t>
      </w:r>
      <w:r w:rsidR="00074941" w:rsidRPr="00074941">
        <w:t>.</w:t>
      </w:r>
      <w:r w:rsidRPr="00074941">
        <w:t xml:space="preserve"> 1</w:t>
      </w:r>
      <w:r w:rsidR="00074941" w:rsidRPr="00074941">
        <w:t>.</w:t>
      </w:r>
      <w:r w:rsidRPr="00074941">
        <w:t xml:space="preserve"> </w:t>
      </w:r>
      <w:r w:rsidR="00363106" w:rsidRPr="00074941">
        <w:t>A</w:t>
      </w:r>
      <w:r w:rsidRPr="00074941">
        <w:t xml:space="preserve">lpha values </w:t>
      </w:r>
      <w:r w:rsidR="00DE431C" w:rsidRPr="00074941">
        <w:t xml:space="preserve">of oxygen </w:t>
      </w:r>
      <w:r w:rsidR="00363106" w:rsidRPr="00074941">
        <w:t xml:space="preserve">retrieved from </w:t>
      </w:r>
      <w:r w:rsidR="0098032D" w:rsidRPr="00074941">
        <w:t>the NIST database</w:t>
      </w:r>
      <w:r w:rsidR="005A3B74" w:rsidRPr="00074941">
        <w:t xml:space="preserve"> (symbols)</w:t>
      </w:r>
      <w:r w:rsidR="009A1571" w:rsidRPr="00074941">
        <w:t xml:space="preserve"> and calculated by </w:t>
      </w:r>
      <w:r w:rsidR="00D63977" w:rsidRPr="00074941">
        <w:t xml:space="preserve">Soave </w:t>
      </w:r>
      <w:r w:rsidR="005A3B74" w:rsidRPr="00074941">
        <w:t xml:space="preserve">(solid line) </w:t>
      </w:r>
      <w:r w:rsidR="00D63977" w:rsidRPr="00074941">
        <w:t xml:space="preserve">and </w:t>
      </w:r>
      <w:r w:rsidR="001E44B2" w:rsidRPr="00074941">
        <w:t>exponential</w:t>
      </w:r>
      <w:r w:rsidR="005A3B74" w:rsidRPr="00074941">
        <w:t xml:space="preserve"> (dashed line)</w:t>
      </w:r>
      <w:r w:rsidR="00D63977" w:rsidRPr="00074941">
        <w:t xml:space="preserve"> functions </w:t>
      </w:r>
      <w:r w:rsidR="00F46E49">
        <w:t>over</w:t>
      </w:r>
      <w:r w:rsidR="00F46E49" w:rsidRPr="00074941">
        <w:t xml:space="preserve"> </w:t>
      </w:r>
      <w:r w:rsidR="005B3B39" w:rsidRPr="00074941">
        <w:t>wide</w:t>
      </w:r>
      <w:r w:rsidR="002E6AA9" w:rsidRPr="00074941">
        <w:t xml:space="preserve"> range</w:t>
      </w:r>
      <w:r w:rsidR="00597F2A">
        <w:t>s</w:t>
      </w:r>
      <w:r w:rsidR="002E6AA9" w:rsidRPr="00074941">
        <w:t xml:space="preserve"> of temperature and pressure</w:t>
      </w:r>
    </w:p>
    <w:p w14:paraId="613384B8" w14:textId="1A1C623A" w:rsidR="006114F7" w:rsidRDefault="001B4D75" w:rsidP="00A33BCE">
      <w:pPr>
        <w:jc w:val="center"/>
      </w:pPr>
      <w:r>
        <w:rPr>
          <w:noProof/>
        </w:rPr>
        <w:drawing>
          <wp:inline distT="0" distB="0" distL="0" distR="0" wp14:anchorId="0B06C28E" wp14:editId="210A1034">
            <wp:extent cx="2971800" cy="27261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2726131"/>
                    </a:xfrm>
                    <a:prstGeom prst="rect">
                      <a:avLst/>
                    </a:prstGeom>
                  </pic:spPr>
                </pic:pic>
              </a:graphicData>
            </a:graphic>
          </wp:inline>
        </w:drawing>
      </w:r>
    </w:p>
    <w:p w14:paraId="4DF0FB8C" w14:textId="04E17EA1" w:rsidR="006752D3" w:rsidRPr="00074941" w:rsidRDefault="006752D3" w:rsidP="00A33BCE">
      <w:pPr>
        <w:jc w:val="center"/>
      </w:pPr>
      <w:r w:rsidRPr="00074941">
        <w:t>Fig</w:t>
      </w:r>
      <w:r w:rsidR="00074941" w:rsidRPr="00074941">
        <w:t>.</w:t>
      </w:r>
      <w:r w:rsidRPr="00074941">
        <w:t xml:space="preserve"> 2</w:t>
      </w:r>
      <w:r w:rsidR="00074941" w:rsidRPr="00074941">
        <w:t>.</w:t>
      </w:r>
      <w:r w:rsidR="002D45BC" w:rsidRPr="00074941">
        <w:t xml:space="preserve"> Density-temperature phase diagram</w:t>
      </w:r>
      <w:r w:rsidR="00C92A71" w:rsidRPr="00074941">
        <w:t xml:space="preserve"> of oxygen</w:t>
      </w:r>
    </w:p>
    <w:p w14:paraId="1DBFF759" w14:textId="332BE820" w:rsidR="00975470" w:rsidRPr="00316F52" w:rsidRDefault="00B32C96" w:rsidP="00694A65">
      <w:r>
        <w:t xml:space="preserve">The physical </w:t>
      </w:r>
      <w:r w:rsidR="00975470">
        <w:t xml:space="preserve">data </w:t>
      </w:r>
      <w:r>
        <w:t>retrieved</w:t>
      </w:r>
      <w:r w:rsidR="00135757">
        <w:t xml:space="preserve"> </w:t>
      </w:r>
      <w:r>
        <w:t>from</w:t>
      </w:r>
      <w:r w:rsidR="00975470">
        <w:t xml:space="preserve"> the NIST database inherently contain</w:t>
      </w:r>
      <w:r w:rsidR="00135757">
        <w:t xml:space="preserve"> uncertainty, which </w:t>
      </w:r>
      <w:r w:rsidR="002C492C">
        <w:t>can come from measure</w:t>
      </w:r>
      <w:r w:rsidR="001874B7">
        <w:t>ment</w:t>
      </w:r>
      <w:r w:rsidR="002C492C">
        <w:t xml:space="preserve"> </w:t>
      </w:r>
      <w:r w:rsidR="00C51B7C">
        <w:t xml:space="preserve">error </w:t>
      </w:r>
      <w:r w:rsidR="00890DD5">
        <w:t xml:space="preserve">embedded in the database </w:t>
      </w:r>
      <w:r w:rsidR="00C51B7C">
        <w:t xml:space="preserve">or </w:t>
      </w:r>
      <w:r w:rsidR="00890DD5">
        <w:t xml:space="preserve">calculation </w:t>
      </w:r>
      <w:r w:rsidR="00C51B7C">
        <w:t>error during</w:t>
      </w:r>
      <w:r w:rsidR="0001788B">
        <w:t xml:space="preserve"> the</w:t>
      </w:r>
      <w:r w:rsidR="00C51B7C">
        <w:t xml:space="preserve"> data retriev</w:t>
      </w:r>
      <w:r w:rsidR="0001788B">
        <w:t>al</w:t>
      </w:r>
      <w:r w:rsidR="00C51B7C">
        <w:t xml:space="preserve"> process. </w:t>
      </w:r>
      <w:r w:rsidR="008C0BAD">
        <w:t>In the present work, w</w:t>
      </w:r>
      <w:r w:rsidR="00451BD9">
        <w:t>e</w:t>
      </w:r>
      <w:r w:rsidR="008C0BAD">
        <w:t xml:space="preserve"> </w:t>
      </w:r>
      <w:r w:rsidR="0047086B">
        <w:t xml:space="preserve">call this type of error simply measurement error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D521D3">
        <w:t xml:space="preserve"> </w:t>
      </w:r>
      <w:r w:rsidR="0047086B">
        <w:t>for each observation</w:t>
      </w:r>
      <w:r w:rsidR="00252D34">
        <w:t>,</w:t>
      </w:r>
      <w:r w:rsidR="0047086B">
        <w:t xml:space="preserve"> </w:t>
      </w:r>
      <w:r w:rsidR="00976649">
        <w:t xml:space="preserve">and the relation between </w:t>
      </w:r>
      <w:r w:rsidR="00B8753A">
        <w:t xml:space="preserve">the </w:t>
      </w:r>
      <w:r w:rsidR="00E86FEA">
        <w:t xml:space="preserve">physical reality </w:t>
      </w:r>
      <w:r w:rsidR="00B8753A">
        <w:t xml:space="preserve">and </w:t>
      </w:r>
      <w:r w:rsidR="00DF4C3D">
        <w:t>observation i</w:t>
      </w:r>
      <w:r w:rsidR="00DF4C3D" w:rsidRPr="00316F52">
        <w:t xml:space="preserve">s written as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905"/>
      </w:tblGrid>
      <w:tr w:rsidR="00F179A9" w:rsidRPr="00316F52" w14:paraId="52255CF6" w14:textId="77777777" w:rsidTr="00BF2FEB">
        <w:tc>
          <w:tcPr>
            <w:tcW w:w="8642" w:type="dxa"/>
            <w:vAlign w:val="center"/>
          </w:tcPr>
          <w:p w14:paraId="37AE64F1" w14:textId="4D4C459E" w:rsidR="00F179A9" w:rsidRPr="00316F52" w:rsidRDefault="000230E4" w:rsidP="00694A65">
            <m:oMathPara>
              <m:oMath>
                <m:r>
                  <w:rPr>
                    <w:rFonts w:ascii="Cambria Math" w:hAnsi="Cambria Math"/>
                  </w:rPr>
                  <w:lastRenderedPageBreak/>
                  <m:t>y</m:t>
                </m:r>
                <m:r>
                  <m:rPr>
                    <m:sty m:val="p"/>
                  </m:rPr>
                  <w:rPr>
                    <w:rFonts w:ascii="Cambria Math" w:hAnsi="Cambria Math"/>
                  </w:rPr>
                  <m:t>(</m:t>
                </m:r>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w:rPr>
                        <w:rFonts w:ascii="Cambria Math" w:hAnsi="Cambria Math"/>
                      </w:rPr>
                      <m:t>i</m:t>
                    </m:r>
                  </m:sub>
                </m:sSub>
                <m:r>
                  <m:rPr>
                    <m:sty m:val="p"/>
                  </m:rPr>
                  <w:rPr>
                    <w:rFonts w:ascii="Cambria Math" w:hAnsi="Cambria Math"/>
                  </w:rPr>
                  <m:t>;</m:t>
                </m:r>
                <m:r>
                  <m:rPr>
                    <m:sty m:val="bi"/>
                  </m:rP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bi"/>
                      </m:rPr>
                      <w:rPr>
                        <w:rFonts w:ascii="Cambria Math" w:hAnsi="Cambria Math"/>
                      </w:rPr>
                      <m:t>θ</m:t>
                    </m:r>
                  </m:sub>
                </m:sSub>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hint="eastAsia"/>
                  </w:rPr>
                  <m:t>.</m:t>
                </m:r>
              </m:oMath>
            </m:oMathPara>
          </w:p>
        </w:tc>
        <w:tc>
          <w:tcPr>
            <w:tcW w:w="708" w:type="dxa"/>
            <w:vAlign w:val="center"/>
          </w:tcPr>
          <w:p w14:paraId="38633CEF" w14:textId="6EE8D25B" w:rsidR="00F179A9" w:rsidRPr="00316F52" w:rsidRDefault="00F179A9" w:rsidP="00694A65">
            <w:bookmarkStart w:id="17" w:name="_Ref60131187"/>
            <w:r w:rsidRPr="00316F52">
              <w:t>(</w:t>
            </w:r>
            <w:r w:rsidR="007D2C74">
              <w:fldChar w:fldCharType="begin"/>
            </w:r>
            <w:r w:rsidR="007D2C74">
              <w:instrText xml:space="preserve"> SEQ Equation \* ARABIC </w:instrText>
            </w:r>
            <w:r w:rsidR="007D2C74">
              <w:fldChar w:fldCharType="separate"/>
            </w:r>
            <w:r w:rsidR="00840C9B" w:rsidRPr="00316F52">
              <w:rPr>
                <w:noProof/>
              </w:rPr>
              <w:t>7</w:t>
            </w:r>
            <w:r w:rsidR="007D2C74">
              <w:rPr>
                <w:noProof/>
              </w:rPr>
              <w:fldChar w:fldCharType="end"/>
            </w:r>
            <w:r w:rsidRPr="00316F52">
              <w:t>)</w:t>
            </w:r>
            <w:bookmarkEnd w:id="17"/>
          </w:p>
        </w:tc>
      </w:tr>
    </w:tbl>
    <w:p w14:paraId="5C679111" w14:textId="0F6943C3" w:rsidR="00840C9B" w:rsidRDefault="00A657FA" w:rsidP="00694A65">
      <w:r>
        <w:t xml:space="preserve">Here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t xml:space="preserve"> </w:t>
      </w:r>
      <w:r w:rsidR="00870D70">
        <w:t>is</w:t>
      </w:r>
      <w:r>
        <w:t xml:space="preserve"> interpreted as stochastic error </w:t>
      </w:r>
      <w:r w:rsidR="0001788B">
        <w:t>in</w:t>
      </w:r>
      <w:r w:rsidR="001E0FED">
        <w:t xml:space="preserve"> the NIST database and </w:t>
      </w:r>
      <w:r w:rsidR="00F001E6">
        <w:t xml:space="preserve">is assumed to independently and identically follow a normal distribution with zero mean and variance </w:t>
      </w:r>
      <m:oMath>
        <m:r>
          <m:rPr>
            <m:scr m:val="double-struck"/>
          </m:rPr>
          <w:rPr>
            <w:rFonts w:ascii="Cambria Math"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A627A7">
        <w:t>.</w:t>
      </w:r>
      <w:r w:rsidR="00A52AC8">
        <w:t xml:space="preserve"> </w:t>
      </w:r>
      <w:r w:rsidR="002214C8">
        <w:t xml:space="preserve">In addition, the </w:t>
      </w:r>
      <w:r w:rsidR="009643E3">
        <w:t>bias</w:t>
      </w:r>
      <w:r w:rsidR="009643E3" w:rsidDel="009643E3">
        <w:t xml:space="preserve"> </w:t>
      </w:r>
      <w:r w:rsidR="002214C8">
        <w:t xml:space="preserve">between the computer model and </w:t>
      </w:r>
      <w:r w:rsidR="001931AE">
        <w:t xml:space="preserve">the </w:t>
      </w:r>
      <w:r w:rsidR="0001788B">
        <w:t>physical reality</w:t>
      </w:r>
      <w:r w:rsidR="00D530C8">
        <w:t xml:space="preserve">, denoted by </w:t>
      </w:r>
      <m:oMath>
        <m:sSub>
          <m:sSubPr>
            <m:ctrlPr>
              <w:rPr>
                <w:rFonts w:ascii="Cambria Math" w:hAnsi="Cambria Math"/>
                <w:i/>
              </w:rPr>
            </m:ctrlPr>
          </m:sSubPr>
          <m:e>
            <m:r>
              <w:rPr>
                <w:rFonts w:ascii="Cambria Math" w:hAnsi="Cambria Math"/>
              </w:rPr>
              <m:t>b</m:t>
            </m:r>
          </m:e>
          <m:sub>
            <m:r>
              <m:rPr>
                <m:sty m:val="bi"/>
              </m:rPr>
              <w:rPr>
                <w:rFonts w:ascii="Cambria Math" w:hAnsi="Cambria Math"/>
              </w:rPr>
              <m:t>θ</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w:rPr>
                    <w:rFonts w:ascii="Cambria Math" w:hAnsi="Cambria Math"/>
                  </w:rPr>
                  <m:t>i</m:t>
                </m:r>
              </m:sub>
            </m:sSub>
          </m:e>
        </m:d>
      </m:oMath>
      <w:r w:rsidR="00D530C8">
        <w:t xml:space="preserve"> in Eq </w:t>
      </w:r>
      <w:r w:rsidR="00D530C8">
        <w:fldChar w:fldCharType="begin"/>
      </w:r>
      <w:r w:rsidR="00D530C8">
        <w:instrText xml:space="preserve"> REF _Ref60131187 \h </w:instrText>
      </w:r>
      <w:r w:rsidR="00D530C8">
        <w:fldChar w:fldCharType="separate"/>
      </w:r>
      <w:r w:rsidR="00D530C8" w:rsidRPr="00316F52">
        <w:t>(</w:t>
      </w:r>
      <w:r w:rsidR="00D530C8" w:rsidRPr="00316F52">
        <w:rPr>
          <w:noProof/>
        </w:rPr>
        <w:t>7</w:t>
      </w:r>
      <w:r w:rsidR="00D530C8" w:rsidRPr="00316F52">
        <w:t>)</w:t>
      </w:r>
      <w:r w:rsidR="00D530C8">
        <w:fldChar w:fldCharType="end"/>
      </w:r>
      <w:r w:rsidR="00D530C8">
        <w:t>,</w:t>
      </w:r>
      <w:r w:rsidR="0001788B">
        <w:t xml:space="preserve"> </w:t>
      </w:r>
      <w:r w:rsidR="00117B60">
        <w:t>must</w:t>
      </w:r>
      <w:r w:rsidR="001931AE">
        <w:t xml:space="preserve"> be defined</w:t>
      </w:r>
      <w:r w:rsidR="00B65B13">
        <w:t xml:space="preserve">. </w:t>
      </w:r>
      <w:r w:rsidR="00A36609">
        <w:t xml:space="preserve">The dependence of </w:t>
      </w:r>
      <m:oMath>
        <m:sSub>
          <m:sSubPr>
            <m:ctrlPr>
              <w:rPr>
                <w:rFonts w:ascii="Cambria Math" w:hAnsi="Cambria Math"/>
                <w:i/>
              </w:rPr>
            </m:ctrlPr>
          </m:sSubPr>
          <m:e>
            <m:r>
              <w:rPr>
                <w:rFonts w:ascii="Cambria Math" w:hAnsi="Cambria Math"/>
              </w:rPr>
              <m:t>b</m:t>
            </m:r>
          </m:e>
          <m:sub>
            <m:r>
              <m:rPr>
                <m:sty m:val="bi"/>
              </m:rPr>
              <w:rPr>
                <w:rFonts w:ascii="Cambria Math" w:hAnsi="Cambria Math"/>
              </w:rPr>
              <m:t>θ</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w:rPr>
                    <w:rFonts w:ascii="Cambria Math" w:hAnsi="Cambria Math"/>
                  </w:rPr>
                  <m:t>i</m:t>
                </m:r>
              </m:sub>
            </m:sSub>
          </m:e>
        </m:d>
      </m:oMath>
      <w:r w:rsidR="00A36609">
        <w:t xml:space="preserve"> on</w:t>
      </w:r>
      <w:r w:rsidR="0064339C">
        <w:t xml:space="preserve"> </w:t>
      </w:r>
      <m:oMath>
        <m:r>
          <m:rPr>
            <m:sty m:val="bi"/>
          </m:rPr>
          <w:rPr>
            <w:rFonts w:ascii="Cambria Math" w:hAnsi="Cambria Math"/>
          </w:rPr>
          <m:t>θ</m:t>
        </m:r>
      </m:oMath>
      <w:r w:rsidR="00A36609">
        <w:t xml:space="preserve"> is often suppressed in the literature</w:t>
      </w:r>
      <w:r w:rsidR="00145AC2">
        <w:t xml:space="preserve"> </w:t>
      </w:r>
      <w:r w:rsidR="00445FE3">
        <w:fldChar w:fldCharType="begin"/>
      </w:r>
      <w:r w:rsidR="00B1335F">
        <w:instrText xml:space="preserve"> ADDIN EN.CITE &lt;EndNote&gt;&lt;Cite&gt;&lt;Author&gt;Plumlee&lt;/Author&gt;&lt;Year&gt;2017&lt;/Year&gt;&lt;RecNum&gt;50&lt;/RecNum&gt;&lt;DisplayText&gt;[27]&lt;/DisplayText&gt;&lt;record&gt;&lt;rec-number&gt;50&lt;/rec-number&gt;&lt;foreign-keys&gt;&lt;key app="EN" db-id="rpwzsdvw70awvre5wfwvpeacp05parpp9z2w" timestamp="1583088042"&gt;50&lt;/key&gt;&lt;/foreign-keys&gt;&lt;ref-type name="Journal Article"&gt;17&lt;/ref-type&gt;&lt;contributors&gt;&lt;authors&gt;&lt;author&gt;Plumlee, Matthew&lt;/author&gt;&lt;/authors&gt;&lt;/contributors&gt;&lt;titles&gt;&lt;title&gt;Bayesian calibration of inexact computer models&lt;/title&gt;&lt;secondary-title&gt;Journal of the American Statistical Association&lt;/secondary-title&gt;&lt;/titles&gt;&lt;periodical&gt;&lt;full-title&gt;Journal of the American Statistical Association&lt;/full-title&gt;&lt;/periodical&gt;&lt;pages&gt;1274-1285&lt;/pages&gt;&lt;volume&gt;112&lt;/volume&gt;&lt;number&gt;519&lt;/number&gt;&lt;dates&gt;&lt;year&gt;2017&lt;/year&gt;&lt;/dates&gt;&lt;isbn&gt;0162-1459&lt;/isbn&gt;&lt;urls&gt;&lt;/urls&gt;&lt;/record&gt;&lt;/Cite&gt;&lt;/EndNote&gt;</w:instrText>
      </w:r>
      <w:r w:rsidR="00445FE3">
        <w:fldChar w:fldCharType="separate"/>
      </w:r>
      <w:r w:rsidR="00B1335F">
        <w:rPr>
          <w:noProof/>
        </w:rPr>
        <w:t>[27]</w:t>
      </w:r>
      <w:r w:rsidR="00445FE3">
        <w:fldChar w:fldCharType="end"/>
      </w:r>
      <w:r w:rsidR="0064339C">
        <w:t xml:space="preserve">, but it is included </w:t>
      </w:r>
      <w:r w:rsidR="00445FE3">
        <w:t xml:space="preserve">here </w:t>
      </w:r>
      <w:r w:rsidR="0064339C">
        <w:t xml:space="preserve">for clarity. </w:t>
      </w:r>
      <w:r w:rsidR="0081087F">
        <w:t xml:space="preserve">The </w:t>
      </w:r>
      <w:r w:rsidR="00117B60">
        <w:t>advantage</w:t>
      </w:r>
      <w:r w:rsidR="00D156C4">
        <w:t xml:space="preserve"> of</w:t>
      </w:r>
      <w:r w:rsidR="0081087F">
        <w:t xml:space="preserve"> </w:t>
      </w:r>
      <w:r w:rsidR="00B9398F">
        <w:t>the present</w:t>
      </w:r>
      <w:r w:rsidR="0081087F">
        <w:t xml:space="preserve"> calibration model is the inclusion of </w:t>
      </w:r>
      <w:r w:rsidR="003E4A56">
        <w:t xml:space="preserve">model bias, since the truth is generally </w:t>
      </w:r>
      <w:r w:rsidR="0009387D">
        <w:t>unknown</w:t>
      </w:r>
      <w:r w:rsidR="003E4A56">
        <w:t xml:space="preserve"> and the </w:t>
      </w:r>
      <w:r w:rsidR="00433882">
        <w:t>trained model is inexact</w:t>
      </w:r>
      <w:r w:rsidR="00880F15">
        <w:t xml:space="preserve">. </w:t>
      </w:r>
      <w:r w:rsidR="00F46DEB">
        <w:t>In other words,</w:t>
      </w:r>
      <w:r w:rsidR="00880F15">
        <w:t xml:space="preserve"> the computer model does not perfectly </w:t>
      </w:r>
      <w:r w:rsidR="009A0E06">
        <w:t xml:space="preserve">match </w:t>
      </w:r>
      <w:r w:rsidR="00DF2BF2">
        <w:t>physical</w:t>
      </w:r>
      <w:r w:rsidR="0001788B">
        <w:t xml:space="preserve"> reality,</w:t>
      </w:r>
      <w:r w:rsidR="009A0E06">
        <w:t xml:space="preserve"> </w:t>
      </w:r>
      <w:r w:rsidR="00433882">
        <w:t>even with an optimal calibration parameter</w:t>
      </w:r>
      <w:r w:rsidR="00CE1D5F">
        <w:t>, and i</w:t>
      </w:r>
      <w:r w:rsidR="00A16F26">
        <w:t xml:space="preserve">t is thus necessary to </w:t>
      </w:r>
      <w:r w:rsidR="00E31A9D">
        <w:t xml:space="preserve">include the contribution of </w:t>
      </w:r>
      <w:r w:rsidR="00D97781">
        <w:t xml:space="preserve">the </w:t>
      </w:r>
      <w:r w:rsidR="00E31A9D">
        <w:t xml:space="preserve">bias as the part of the predictor </w:t>
      </w:r>
      <w:r w:rsidR="00953223">
        <w:t xml:space="preserve">(or bias-corrected predictor). </w:t>
      </w:r>
    </w:p>
    <w:p w14:paraId="41D94B66" w14:textId="77777777" w:rsidR="008575A7" w:rsidRDefault="008575A7" w:rsidP="00694A65"/>
    <w:p w14:paraId="6D74BCCE" w14:textId="71BA42AD" w:rsidR="00AD7649" w:rsidRDefault="00700DD2" w:rsidP="00694A65">
      <w:r>
        <w:t xml:space="preserve">The </w:t>
      </w:r>
      <w:r w:rsidR="00B1082F">
        <w:t xml:space="preserve">model bias </w:t>
      </w:r>
      <m:oMath>
        <m:sSub>
          <m:sSubPr>
            <m:ctrlPr>
              <w:rPr>
                <w:rFonts w:ascii="Cambria Math" w:hAnsi="Cambria Math"/>
                <w:i/>
              </w:rPr>
            </m:ctrlPr>
          </m:sSubPr>
          <m:e>
            <m:r>
              <w:rPr>
                <w:rFonts w:ascii="Cambria Math" w:hAnsi="Cambria Math"/>
              </w:rPr>
              <m:t>b</m:t>
            </m:r>
          </m:e>
          <m:sub>
            <m:r>
              <m:rPr>
                <m:sty m:val="bi"/>
              </m:rPr>
              <w:rPr>
                <w:rFonts w:ascii="Cambria Math" w:hAnsi="Cambria Math"/>
              </w:rPr>
              <m:t>θ</m:t>
            </m:r>
          </m:sub>
        </m:sSub>
        <m:d>
          <m:dPr>
            <m:ctrlPr>
              <w:rPr>
                <w:rFonts w:ascii="Cambria Math" w:hAnsi="Cambria Math"/>
                <w:i/>
              </w:rPr>
            </m:ctrlPr>
          </m:dPr>
          <m:e>
            <m:r>
              <m:rPr>
                <m:sty m:val="b"/>
              </m:rPr>
              <w:rPr>
                <w:rFonts w:ascii="Cambria Math" w:hAnsi="Cambria Math"/>
              </w:rPr>
              <m:t>⋅</m:t>
            </m:r>
          </m:e>
        </m:d>
      </m:oMath>
      <w:r>
        <w:t xml:space="preserve"> is typically modeled with </w:t>
      </w:r>
      <w:r w:rsidR="003B7790">
        <w:t xml:space="preserve">a </w:t>
      </w:r>
      <w:r>
        <w:t>Gaussian process (GP)</w:t>
      </w:r>
      <w:r w:rsidR="00B1082F">
        <w:t xml:space="preserve">, which assumes that the joint distribution of </w:t>
      </w:r>
      <m:oMath>
        <m:sSub>
          <m:sSubPr>
            <m:ctrlPr>
              <w:rPr>
                <w:rFonts w:ascii="Cambria Math" w:hAnsi="Cambria Math"/>
                <w:i/>
              </w:rPr>
            </m:ctrlPr>
          </m:sSubPr>
          <m:e>
            <m:r>
              <w:rPr>
                <w:rFonts w:ascii="Cambria Math" w:hAnsi="Cambria Math"/>
              </w:rPr>
              <m:t>b</m:t>
            </m:r>
          </m:e>
          <m:sub>
            <m:r>
              <m:rPr>
                <m:sty m:val="bi"/>
              </m:rPr>
              <w:rPr>
                <w:rFonts w:ascii="Cambria Math" w:hAnsi="Cambria Math"/>
              </w:rPr>
              <m:t>θ</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b</m:t>
            </m:r>
          </m:e>
          <m:sub>
            <m:r>
              <m:rPr>
                <m:sty m:val="bi"/>
              </m:rPr>
              <w:rPr>
                <w:rFonts w:ascii="Cambria Math" w:hAnsi="Cambria Math"/>
              </w:rPr>
              <m:t>θ</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w:rPr>
                    <w:rFonts w:ascii="Cambria Math" w:hAnsi="Cambria Math"/>
                  </w:rPr>
                  <m:t>n</m:t>
                </m:r>
              </m:sub>
            </m:sSub>
          </m:e>
        </m:d>
      </m:oMath>
      <w:r w:rsidR="00B1082F">
        <w:t xml:space="preserve"> is a multivariate normal distribution with zero mean and a positive-definite covariance matrix</w:t>
      </w:r>
      <w:r w:rsidR="00910717">
        <w:t>, each element of</w:t>
      </w:r>
      <w:r w:rsidR="00AF69A1">
        <w:t xml:space="preserve"> which</w:t>
      </w:r>
      <w:r w:rsidR="00B1082F">
        <w:t xml:space="preserve"> is </w:t>
      </w:r>
      <w:r w:rsidR="007B71C7">
        <w:t>calculated</w:t>
      </w:r>
      <w:r w:rsidR="00B1082F">
        <w:t xml:space="preserve"> by a covariance function. This covariance function is typically expressed by </w:t>
      </w:r>
      <m:oMath>
        <m:r>
          <w:rPr>
            <w:rFonts w:ascii="Cambria Math" w:hAnsi="Cambria Math"/>
          </w:rPr>
          <m:t>νk(</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oMath>
      <w:r w:rsidR="00B1082F" w:rsidRPr="006C5EBC">
        <w:t xml:space="preserve">, where </w:t>
      </w:r>
      <m:oMath>
        <m:r>
          <w:rPr>
            <w:rFonts w:ascii="Cambria Math" w:hAnsi="Cambria Math"/>
          </w:rPr>
          <m:t>ν&gt;0</m:t>
        </m:r>
      </m:oMath>
      <w:r w:rsidR="00B1082F" w:rsidRPr="006C5EBC">
        <w:t xml:space="preserve"> is the process variance and </w:t>
      </w:r>
      <m:oMath>
        <m:r>
          <w:rPr>
            <w:rFonts w:ascii="Cambria Math" w:hAnsi="Cambria Math"/>
          </w:rPr>
          <m:t>k(</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oMath>
      <w:r w:rsidR="00B1082F" w:rsidRPr="006C5EBC">
        <w:t xml:space="preserve"> is a kernel function with </w:t>
      </w:r>
      <m:oMath>
        <m:r>
          <w:rPr>
            <w:rFonts w:ascii="Cambria Math" w:hAnsi="Cambria Math"/>
          </w:rPr>
          <m:t>k</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=1</m:t>
        </m:r>
      </m:oMath>
      <w:r w:rsidR="00B1082F" w:rsidRPr="006C5EBC">
        <w:t xml:space="preserve"> for any </w:t>
      </w:r>
      <m:oMath>
        <m:sSub>
          <m:sSubPr>
            <m:ctrlPr>
              <w:rPr>
                <w:rFonts w:ascii="Cambria Math" w:hAnsi="Cambria Math"/>
                <w:b/>
              </w:rPr>
            </m:ctrlPr>
          </m:sSubPr>
          <m:e>
            <m:r>
              <m:rPr>
                <m:sty m:val="b"/>
              </m:rPr>
              <w:rPr>
                <w:rFonts w:ascii="Cambria Math" w:hAnsi="Cambria Math"/>
              </w:rPr>
              <m:t>x</m:t>
            </m:r>
          </m:e>
          <m:sub>
            <m:r>
              <w:rPr>
                <w:rFonts w:ascii="Cambria Math" w:hAnsi="Cambria Math"/>
              </w:rPr>
              <m:t>i</m:t>
            </m:r>
          </m:sub>
        </m:sSub>
      </m:oMath>
      <w:r w:rsidR="00B1082F" w:rsidRPr="006C5EBC">
        <w:rPr>
          <w:rFonts w:hint="eastAsia"/>
          <w:lang w:eastAsia="zh-TW"/>
        </w:rPr>
        <w:t>.</w:t>
      </w:r>
      <w:r w:rsidR="00B1082F">
        <w:t xml:space="preserve"> </w:t>
      </w:r>
      <w:r w:rsidR="00AF69A1" w:rsidRPr="00C55E7F">
        <w:rPr>
          <w:rPrChange w:id="18" w:author="Zhou Arespur" w:date="2022-03-22T21:23:00Z">
            <w:rPr>
              <w:color w:val="FF0000"/>
            </w:rPr>
          </w:rPrChange>
        </w:rPr>
        <w:t xml:space="preserve">A typical choice of the kernel is a Gaussian kernel </w:t>
      </w:r>
      <w:r w:rsidR="002D5ED1" w:rsidRPr="00C55E7F">
        <w:rPr>
          <w:rPrChange w:id="19" w:author="Zhou Arespur" w:date="2022-03-22T21:23:00Z">
            <w:rPr>
              <w:color w:val="FF0000"/>
            </w:rPr>
          </w:rPrChange>
        </w:rPr>
        <w:t>that</w:t>
      </w:r>
      <w:r w:rsidR="00B1082F" w:rsidRPr="00C55E7F">
        <w:rPr>
          <w:rPrChange w:id="20" w:author="Zhou Arespur" w:date="2022-03-22T21:23:00Z">
            <w:rPr>
              <w:color w:val="FF0000"/>
            </w:rPr>
          </w:rPrChange>
        </w:rPr>
        <w:t xml:space="preserve"> has the form </w:t>
      </w:r>
      <m:oMath>
        <m:r>
          <w:rPr>
            <w:rFonts w:ascii="Cambria Math" w:hAnsi="Cambria Math"/>
            <w:rPrChange w:id="21" w:author="Zhou Arespur" w:date="2022-03-22T21:23:00Z">
              <w:rPr>
                <w:rFonts w:ascii="Cambria Math" w:hAnsi="Cambria Math"/>
                <w:color w:val="FF0000"/>
              </w:rPr>
            </w:rPrChange>
          </w:rPr>
          <m:t>k</m:t>
        </m:r>
        <m:d>
          <m:dPr>
            <m:ctrlPr>
              <w:rPr>
                <w:rFonts w:ascii="Cambria Math" w:hAnsi="Cambria Math"/>
                <w:i/>
                <w:rPrChange w:id="22" w:author="Zhou Arespur" w:date="2022-03-22T21:23:00Z">
                  <w:rPr>
                    <w:rFonts w:ascii="Cambria Math" w:hAnsi="Cambria Math"/>
                    <w:i/>
                    <w:color w:val="FF0000"/>
                  </w:rPr>
                </w:rPrChange>
              </w:rPr>
            </m:ctrlPr>
          </m:dPr>
          <m:e>
            <m:sSub>
              <m:sSubPr>
                <m:ctrlPr>
                  <w:rPr>
                    <w:rFonts w:ascii="Cambria Math" w:hAnsi="Cambria Math"/>
                    <w:i/>
                    <w:rPrChange w:id="23" w:author="Zhou Arespur" w:date="2022-03-22T21:23:00Z">
                      <w:rPr>
                        <w:rFonts w:ascii="Cambria Math" w:hAnsi="Cambria Math"/>
                        <w:i/>
                        <w:color w:val="FF0000"/>
                      </w:rPr>
                    </w:rPrChange>
                  </w:rPr>
                </m:ctrlPr>
              </m:sSubPr>
              <m:e>
                <m:r>
                  <m:rPr>
                    <m:sty m:val="b"/>
                  </m:rPr>
                  <w:rPr>
                    <w:rFonts w:ascii="Cambria Math" w:hAnsi="Cambria Math"/>
                    <w:rPrChange w:id="24" w:author="Zhou Arespur" w:date="2022-03-22T21:23:00Z">
                      <w:rPr>
                        <w:rFonts w:ascii="Cambria Math" w:hAnsi="Cambria Math"/>
                        <w:color w:val="FF0000"/>
                      </w:rPr>
                    </w:rPrChange>
                  </w:rPr>
                  <m:t>x</m:t>
                </m:r>
              </m:e>
              <m:sub>
                <m:r>
                  <w:rPr>
                    <w:rFonts w:ascii="Cambria Math" w:hAnsi="Cambria Math"/>
                    <w:rPrChange w:id="25" w:author="Zhou Arespur" w:date="2022-03-22T21:23:00Z">
                      <w:rPr>
                        <w:rFonts w:ascii="Cambria Math" w:hAnsi="Cambria Math"/>
                        <w:color w:val="FF0000"/>
                      </w:rPr>
                    </w:rPrChange>
                  </w:rPr>
                  <m:t>i</m:t>
                </m:r>
              </m:sub>
            </m:sSub>
            <m:r>
              <w:rPr>
                <w:rFonts w:ascii="Cambria Math" w:hAnsi="Cambria Math"/>
                <w:rPrChange w:id="26" w:author="Zhou Arespur" w:date="2022-03-22T21:23:00Z">
                  <w:rPr>
                    <w:rFonts w:ascii="Cambria Math" w:hAnsi="Cambria Math"/>
                    <w:color w:val="FF0000"/>
                  </w:rPr>
                </w:rPrChange>
              </w:rPr>
              <m:t>,</m:t>
            </m:r>
            <m:sSub>
              <m:sSubPr>
                <m:ctrlPr>
                  <w:rPr>
                    <w:rFonts w:ascii="Cambria Math" w:hAnsi="Cambria Math"/>
                    <w:i/>
                    <w:rPrChange w:id="27" w:author="Zhou Arespur" w:date="2022-03-22T21:23:00Z">
                      <w:rPr>
                        <w:rFonts w:ascii="Cambria Math" w:hAnsi="Cambria Math"/>
                        <w:i/>
                        <w:color w:val="FF0000"/>
                      </w:rPr>
                    </w:rPrChange>
                  </w:rPr>
                </m:ctrlPr>
              </m:sSubPr>
              <m:e>
                <m:r>
                  <m:rPr>
                    <m:sty m:val="b"/>
                  </m:rPr>
                  <w:rPr>
                    <w:rFonts w:ascii="Cambria Math" w:hAnsi="Cambria Math"/>
                    <w:rPrChange w:id="28" w:author="Zhou Arespur" w:date="2022-03-22T21:23:00Z">
                      <w:rPr>
                        <w:rFonts w:ascii="Cambria Math" w:hAnsi="Cambria Math"/>
                        <w:color w:val="FF0000"/>
                      </w:rPr>
                    </w:rPrChange>
                  </w:rPr>
                  <m:t>x</m:t>
                </m:r>
              </m:e>
              <m:sub>
                <m:r>
                  <w:rPr>
                    <w:rFonts w:ascii="Cambria Math" w:hAnsi="Cambria Math"/>
                    <w:rPrChange w:id="29" w:author="Zhou Arespur" w:date="2022-03-22T21:23:00Z">
                      <w:rPr>
                        <w:rFonts w:ascii="Cambria Math" w:hAnsi="Cambria Math"/>
                        <w:color w:val="FF0000"/>
                      </w:rPr>
                    </w:rPrChange>
                  </w:rPr>
                  <m:t>j</m:t>
                </m:r>
              </m:sub>
            </m:sSub>
          </m:e>
        </m:d>
        <m:r>
          <w:rPr>
            <w:rFonts w:ascii="Cambria Math" w:hAnsi="Cambria Math"/>
            <w:rPrChange w:id="30" w:author="Zhou Arespur" w:date="2022-03-22T21:23:00Z">
              <w:rPr>
                <w:rFonts w:ascii="Cambria Math" w:hAnsi="Cambria Math"/>
                <w:color w:val="FF0000"/>
              </w:rPr>
            </w:rPrChange>
          </w:rPr>
          <m:t>=</m:t>
        </m:r>
        <m:func>
          <m:funcPr>
            <m:ctrlPr>
              <w:rPr>
                <w:rFonts w:ascii="Cambria Math" w:hAnsi="Cambria Math"/>
                <w:i/>
                <w:rPrChange w:id="31" w:author="Zhou Arespur" w:date="2022-03-22T21:23:00Z">
                  <w:rPr>
                    <w:rFonts w:ascii="Cambria Math" w:hAnsi="Cambria Math"/>
                    <w:i/>
                    <w:color w:val="FF0000"/>
                  </w:rPr>
                </w:rPrChange>
              </w:rPr>
            </m:ctrlPr>
          </m:funcPr>
          <m:fName>
            <m:sSubSup>
              <m:sSubSupPr>
                <m:ctrlPr>
                  <w:ins w:id="32" w:author="Zhou Arespur" w:date="2022-03-22T21:24:00Z">
                    <w:rPr>
                      <w:rFonts w:ascii="Cambria Math" w:hAnsi="Cambria Math"/>
                    </w:rPr>
                  </w:ins>
                </m:ctrlPr>
              </m:sSubSupPr>
              <m:e>
                <m:r>
                  <m:rPr>
                    <m:sty m:val="p"/>
                  </m:rPr>
                  <w:rPr>
                    <w:rFonts w:ascii="Cambria Math" w:hAnsi="Cambria Math"/>
                    <w:rPrChange w:id="33" w:author="Zhou Arespur" w:date="2022-03-22T21:23:00Z">
                      <w:rPr>
                        <w:rFonts w:ascii="Cambria Math" w:hAnsi="Cambria Math"/>
                        <w:color w:val="FF0000"/>
                      </w:rPr>
                    </w:rPrChange>
                  </w:rPr>
                  <m:t>σ</m:t>
                </m:r>
              </m:e>
              <m:sub>
                <m:r>
                  <w:ins w:id="34" w:author="Zhou Arespur" w:date="2022-03-22T21:24:00Z">
                    <m:rPr>
                      <m:sty m:val="p"/>
                    </m:rPr>
                    <w:rPr>
                      <w:rFonts w:ascii="Cambria Math" w:hAnsi="Cambria Math"/>
                    </w:rPr>
                    <m:t>F</m:t>
                  </w:ins>
                </m:r>
              </m:sub>
              <m:sup>
                <m:r>
                  <m:rPr>
                    <m:sty m:val="p"/>
                  </m:rPr>
                  <w:rPr>
                    <w:rFonts w:ascii="Cambria Math" w:hAnsi="Cambria Math"/>
                    <w:rPrChange w:id="35" w:author="Zhou Arespur" w:date="2022-03-22T21:23:00Z">
                      <w:rPr>
                        <w:rFonts w:ascii="Cambria Math" w:hAnsi="Cambria Math"/>
                        <w:color w:val="FF0000"/>
                      </w:rPr>
                    </w:rPrChange>
                  </w:rPr>
                  <m:t>2</m:t>
                </m:r>
              </m:sup>
            </m:sSubSup>
            <m:r>
              <m:rPr>
                <m:sty m:val="p"/>
              </m:rPr>
              <w:rPr>
                <w:rFonts w:ascii="Cambria Math" w:hAnsi="Cambria Math"/>
                <w:rPrChange w:id="36" w:author="Zhou Arespur" w:date="2022-03-22T21:23:00Z">
                  <w:rPr>
                    <w:rFonts w:ascii="Cambria Math" w:hAnsi="Cambria Math"/>
                    <w:color w:val="FF0000"/>
                  </w:rPr>
                </w:rPrChange>
              </w:rPr>
              <m:t>exp</m:t>
            </m:r>
          </m:fName>
          <m:e>
            <m:r>
              <w:rPr>
                <w:rFonts w:ascii="Cambria Math" w:hAnsi="Cambria Math"/>
                <w:rPrChange w:id="37" w:author="Zhou Arespur" w:date="2022-03-22T21:23:00Z">
                  <w:rPr>
                    <w:rFonts w:ascii="Cambria Math" w:hAnsi="Cambria Math"/>
                    <w:color w:val="FF0000"/>
                  </w:rPr>
                </w:rPrChange>
              </w:rPr>
              <m:t>(-</m:t>
            </m:r>
            <m:f>
              <m:fPr>
                <m:ctrlPr>
                  <w:rPr>
                    <w:rFonts w:ascii="Cambria Math" w:hAnsi="Cambria Math"/>
                    <w:i/>
                    <w:rPrChange w:id="38" w:author="Zhou Arespur" w:date="2022-03-22T21:23:00Z">
                      <w:rPr>
                        <w:rFonts w:ascii="Cambria Math" w:hAnsi="Cambria Math"/>
                        <w:i/>
                        <w:color w:val="FF0000"/>
                      </w:rPr>
                    </w:rPrChange>
                  </w:rPr>
                </m:ctrlPr>
              </m:fPr>
              <m:num>
                <m:sSup>
                  <m:sSupPr>
                    <m:ctrlPr>
                      <w:rPr>
                        <w:rFonts w:ascii="Cambria Math" w:hAnsi="Cambria Math"/>
                        <w:i/>
                        <w:rPrChange w:id="39" w:author="Zhou Arespur" w:date="2022-03-22T21:23:00Z">
                          <w:rPr>
                            <w:rFonts w:ascii="Cambria Math" w:hAnsi="Cambria Math"/>
                            <w:i/>
                            <w:color w:val="FF0000"/>
                          </w:rPr>
                        </w:rPrChange>
                      </w:rPr>
                    </m:ctrlPr>
                  </m:sSupPr>
                  <m:e>
                    <m:d>
                      <m:dPr>
                        <m:begChr m:val="‖"/>
                        <m:endChr m:val="‖"/>
                        <m:ctrlPr>
                          <w:rPr>
                            <w:rFonts w:ascii="Cambria Math" w:hAnsi="Cambria Math"/>
                            <w:i/>
                            <w:rPrChange w:id="40" w:author="Zhou Arespur" w:date="2022-03-22T21:23:00Z">
                              <w:rPr>
                                <w:rFonts w:ascii="Cambria Math" w:hAnsi="Cambria Math"/>
                                <w:i/>
                                <w:color w:val="FF0000"/>
                              </w:rPr>
                            </w:rPrChange>
                          </w:rPr>
                        </m:ctrlPr>
                      </m:dPr>
                      <m:e>
                        <m:sSub>
                          <m:sSubPr>
                            <m:ctrlPr>
                              <w:rPr>
                                <w:rFonts w:ascii="Cambria Math" w:hAnsi="Cambria Math"/>
                                <w:i/>
                                <w:rPrChange w:id="41" w:author="Zhou Arespur" w:date="2022-03-22T21:23:00Z">
                                  <w:rPr>
                                    <w:rFonts w:ascii="Cambria Math" w:hAnsi="Cambria Math"/>
                                    <w:i/>
                                    <w:color w:val="FF0000"/>
                                  </w:rPr>
                                </w:rPrChange>
                              </w:rPr>
                            </m:ctrlPr>
                          </m:sSubPr>
                          <m:e>
                            <m:r>
                              <m:rPr>
                                <m:sty m:val="b"/>
                              </m:rPr>
                              <w:rPr>
                                <w:rFonts w:ascii="Cambria Math" w:hAnsi="Cambria Math"/>
                                <w:rPrChange w:id="42" w:author="Zhou Arespur" w:date="2022-03-22T21:23:00Z">
                                  <w:rPr>
                                    <w:rFonts w:ascii="Cambria Math" w:hAnsi="Cambria Math"/>
                                    <w:color w:val="FF0000"/>
                                  </w:rPr>
                                </w:rPrChange>
                              </w:rPr>
                              <m:t>x</m:t>
                            </m:r>
                          </m:e>
                          <m:sub>
                            <m:r>
                              <w:rPr>
                                <w:rFonts w:ascii="Cambria Math" w:hAnsi="Cambria Math"/>
                                <w:rPrChange w:id="43" w:author="Zhou Arespur" w:date="2022-03-22T21:23:00Z">
                                  <w:rPr>
                                    <w:rFonts w:ascii="Cambria Math" w:hAnsi="Cambria Math"/>
                                    <w:color w:val="FF0000"/>
                                  </w:rPr>
                                </w:rPrChange>
                              </w:rPr>
                              <m:t>i</m:t>
                            </m:r>
                          </m:sub>
                        </m:sSub>
                        <m:r>
                          <w:rPr>
                            <w:rFonts w:ascii="Cambria Math" w:hAnsi="Cambria Math"/>
                            <w:rPrChange w:id="44" w:author="Zhou Arespur" w:date="2022-03-22T21:23:00Z">
                              <w:rPr>
                                <w:rFonts w:ascii="Cambria Math" w:hAnsi="Cambria Math"/>
                                <w:color w:val="FF0000"/>
                              </w:rPr>
                            </w:rPrChange>
                          </w:rPr>
                          <m:t>-</m:t>
                        </m:r>
                        <m:sSub>
                          <m:sSubPr>
                            <m:ctrlPr>
                              <w:rPr>
                                <w:rFonts w:ascii="Cambria Math" w:hAnsi="Cambria Math"/>
                                <w:i/>
                                <w:rPrChange w:id="45" w:author="Zhou Arespur" w:date="2022-03-22T21:23:00Z">
                                  <w:rPr>
                                    <w:rFonts w:ascii="Cambria Math" w:hAnsi="Cambria Math"/>
                                    <w:i/>
                                    <w:color w:val="FF0000"/>
                                  </w:rPr>
                                </w:rPrChange>
                              </w:rPr>
                            </m:ctrlPr>
                          </m:sSubPr>
                          <m:e>
                            <m:r>
                              <m:rPr>
                                <m:sty m:val="b"/>
                              </m:rPr>
                              <w:rPr>
                                <w:rFonts w:ascii="Cambria Math" w:hAnsi="Cambria Math"/>
                                <w:rPrChange w:id="46" w:author="Zhou Arespur" w:date="2022-03-22T21:23:00Z">
                                  <w:rPr>
                                    <w:rFonts w:ascii="Cambria Math" w:hAnsi="Cambria Math"/>
                                    <w:color w:val="FF0000"/>
                                  </w:rPr>
                                </w:rPrChange>
                              </w:rPr>
                              <m:t>x</m:t>
                            </m:r>
                          </m:e>
                          <m:sub>
                            <m:r>
                              <w:rPr>
                                <w:rFonts w:ascii="Cambria Math" w:hAnsi="Cambria Math"/>
                                <w:rPrChange w:id="47" w:author="Zhou Arespur" w:date="2022-03-22T21:23:00Z">
                                  <w:rPr>
                                    <w:rFonts w:ascii="Cambria Math" w:hAnsi="Cambria Math"/>
                                    <w:color w:val="FF0000"/>
                                  </w:rPr>
                                </w:rPrChange>
                              </w:rPr>
                              <m:t>j</m:t>
                            </m:r>
                          </m:sub>
                        </m:sSub>
                      </m:e>
                    </m:d>
                  </m:e>
                  <m:sup>
                    <m:r>
                      <w:rPr>
                        <w:rFonts w:ascii="Cambria Math" w:hAnsi="Cambria Math"/>
                        <w:rPrChange w:id="48" w:author="Zhou Arespur" w:date="2022-03-22T21:23:00Z">
                          <w:rPr>
                            <w:rFonts w:ascii="Cambria Math" w:hAnsi="Cambria Math"/>
                            <w:color w:val="FF0000"/>
                          </w:rPr>
                        </w:rPrChange>
                      </w:rPr>
                      <m:t>2</m:t>
                    </m:r>
                  </m:sup>
                </m:sSup>
              </m:num>
              <m:den>
                <m:r>
                  <w:rPr>
                    <w:rFonts w:ascii="Cambria Math" w:hAnsi="Cambria Math"/>
                    <w:rPrChange w:id="49" w:author="Zhou Arespur" w:date="2022-03-22T21:23:00Z">
                      <w:rPr>
                        <w:rFonts w:ascii="Cambria Math" w:hAnsi="Cambria Math"/>
                        <w:color w:val="FF0000"/>
                      </w:rPr>
                    </w:rPrChange>
                  </w:rPr>
                  <m:t>γ</m:t>
                </m:r>
              </m:den>
            </m:f>
            <m:r>
              <w:rPr>
                <w:rFonts w:ascii="Cambria Math" w:hAnsi="Cambria Math"/>
                <w:rPrChange w:id="50" w:author="Zhou Arespur" w:date="2022-03-22T21:23:00Z">
                  <w:rPr>
                    <w:rFonts w:ascii="Cambria Math" w:hAnsi="Cambria Math"/>
                    <w:color w:val="FF0000"/>
                  </w:rPr>
                </w:rPrChange>
              </w:rPr>
              <m:t>)</m:t>
            </m:r>
          </m:e>
        </m:func>
        <m:r>
          <w:rPr>
            <w:rFonts w:ascii="Cambria Math" w:hAnsi="Cambria Math"/>
            <w:rPrChange w:id="51" w:author="Zhou Arespur" w:date="2022-03-22T21:23:00Z">
              <w:rPr>
                <w:rFonts w:ascii="Cambria Math" w:hAnsi="Cambria Math"/>
                <w:color w:val="FF0000"/>
              </w:rPr>
            </w:rPrChange>
          </w:rPr>
          <m:t>,</m:t>
        </m:r>
      </m:oMath>
      <w:r w:rsidR="00B1082F" w:rsidRPr="00C55E7F">
        <w:rPr>
          <w:rPrChange w:id="52" w:author="Zhou Arespur" w:date="2022-03-22T21:23:00Z">
            <w:rPr>
              <w:color w:val="FF0000"/>
            </w:rPr>
          </w:rPrChange>
        </w:rPr>
        <w:t xml:space="preserve"> where</w:t>
      </w:r>
      <w:r w:rsidR="004D18D5" w:rsidRPr="00C55E7F">
        <w:rPr>
          <w:rPrChange w:id="53" w:author="Zhou Arespur" w:date="2022-03-22T21:23:00Z">
            <w:rPr>
              <w:color w:val="FF0000"/>
            </w:rPr>
          </w:rPrChange>
        </w:rPr>
        <w:t xml:space="preserve"> both </w:t>
      </w:r>
      <m:oMath>
        <m:sSub>
          <m:sSubPr>
            <m:ctrlPr>
              <w:rPr>
                <w:rFonts w:ascii="Cambria Math" w:hAnsi="Cambria Math"/>
                <w:i/>
                <w:rPrChange w:id="54" w:author="Zhou Arespur" w:date="2022-03-22T21:23:00Z">
                  <w:rPr>
                    <w:rFonts w:ascii="Cambria Math" w:hAnsi="Cambria Math"/>
                    <w:i/>
                    <w:color w:val="FF0000"/>
                  </w:rPr>
                </w:rPrChange>
              </w:rPr>
            </m:ctrlPr>
          </m:sSubPr>
          <m:e>
            <m:r>
              <w:rPr>
                <w:rFonts w:ascii="Cambria Math" w:hAnsi="Cambria Math"/>
                <w:rPrChange w:id="55" w:author="Zhou Arespur" w:date="2022-03-22T21:23:00Z">
                  <w:rPr>
                    <w:rFonts w:ascii="Cambria Math" w:hAnsi="Cambria Math"/>
                    <w:color w:val="FF0000"/>
                  </w:rPr>
                </w:rPrChange>
              </w:rPr>
              <m:t>σ</m:t>
            </m:r>
          </m:e>
          <m:sub>
            <m:r>
              <w:rPr>
                <w:rFonts w:ascii="Cambria Math" w:hAnsi="Cambria Math" w:hint="eastAsia"/>
                <w:rPrChange w:id="56" w:author="Zhou Arespur" w:date="2022-03-22T21:23:00Z">
                  <w:rPr>
                    <w:rFonts w:ascii="Cambria Math" w:hAnsi="Cambria Math" w:hint="eastAsia"/>
                    <w:color w:val="FF0000"/>
                  </w:rPr>
                </w:rPrChange>
              </w:rPr>
              <m:t>F</m:t>
            </m:r>
          </m:sub>
        </m:sSub>
        <m:r>
          <w:rPr>
            <w:rFonts w:ascii="Cambria Math" w:hAnsi="Cambria Math"/>
            <w:rPrChange w:id="57" w:author="Zhou Arespur" w:date="2022-03-22T21:23:00Z">
              <w:rPr>
                <w:rFonts w:ascii="Cambria Math" w:hAnsi="Cambria Math"/>
                <w:color w:val="FF0000"/>
              </w:rPr>
            </w:rPrChange>
          </w:rPr>
          <m:t xml:space="preserve">&gt;0 </m:t>
        </m:r>
      </m:oMath>
      <w:r w:rsidR="004D18D5" w:rsidRPr="00C55E7F">
        <w:rPr>
          <w:rPrChange w:id="58" w:author="Zhou Arespur" w:date="2022-03-22T21:23:00Z">
            <w:rPr>
              <w:color w:val="FF0000"/>
            </w:rPr>
          </w:rPrChange>
        </w:rPr>
        <w:t>and</w:t>
      </w:r>
      <w:r w:rsidR="00B1082F" w:rsidRPr="00C55E7F">
        <w:rPr>
          <w:rPrChange w:id="59" w:author="Zhou Arespur" w:date="2022-03-22T21:23:00Z">
            <w:rPr>
              <w:color w:val="FF0000"/>
            </w:rPr>
          </w:rPrChange>
        </w:rPr>
        <w:t xml:space="preserve"> </w:t>
      </w:r>
      <m:oMath>
        <m:r>
          <w:rPr>
            <w:rFonts w:ascii="Cambria Math" w:hAnsi="Cambria Math"/>
            <w:rPrChange w:id="60" w:author="Zhou Arespur" w:date="2022-03-22T21:23:00Z">
              <w:rPr>
                <w:rFonts w:ascii="Cambria Math" w:hAnsi="Cambria Math"/>
                <w:color w:val="FF0000"/>
              </w:rPr>
            </w:rPrChange>
          </w:rPr>
          <m:t>γ&gt;0</m:t>
        </m:r>
      </m:oMath>
      <w:r w:rsidR="00B1082F" w:rsidRPr="00C55E7F" w:rsidDel="00A74C3B">
        <w:rPr>
          <w:rPrChange w:id="61" w:author="Zhou Arespur" w:date="2022-03-22T21:23:00Z">
            <w:rPr>
              <w:color w:val="FF0000"/>
            </w:rPr>
          </w:rPrChange>
        </w:rPr>
        <w:t xml:space="preserve"> </w:t>
      </w:r>
      <w:r w:rsidR="004D18D5" w:rsidRPr="00C55E7F">
        <w:rPr>
          <w:rPrChange w:id="62" w:author="Zhou Arespur" w:date="2022-03-22T21:23:00Z">
            <w:rPr>
              <w:color w:val="FF0000"/>
            </w:rPr>
          </w:rPrChange>
        </w:rPr>
        <w:t>are</w:t>
      </w:r>
      <w:r w:rsidR="00B1082F" w:rsidRPr="00C55E7F">
        <w:rPr>
          <w:rPrChange w:id="63" w:author="Zhou Arespur" w:date="2022-03-22T21:23:00Z">
            <w:rPr>
              <w:color w:val="FF0000"/>
            </w:rPr>
          </w:rPrChange>
        </w:rPr>
        <w:t xml:space="preserve"> unknown parameter</w:t>
      </w:r>
      <w:r w:rsidR="004D18D5" w:rsidRPr="00C55E7F">
        <w:rPr>
          <w:rPrChange w:id="64" w:author="Zhou Arespur" w:date="2022-03-22T21:23:00Z">
            <w:rPr>
              <w:color w:val="FF0000"/>
            </w:rPr>
          </w:rPrChange>
        </w:rPr>
        <w:t>s</w:t>
      </w:r>
      <w:r w:rsidR="00B1082F" w:rsidRPr="00C55E7F">
        <w:rPr>
          <w:rPrChange w:id="65" w:author="Zhou Arespur" w:date="2022-03-22T21:23:00Z">
            <w:rPr>
              <w:color w:val="FF0000"/>
            </w:rPr>
          </w:rPrChange>
        </w:rPr>
        <w:t>.</w:t>
      </w:r>
      <w:r w:rsidR="00B1082F">
        <w:t xml:space="preserve"> </w:t>
      </w:r>
      <w:r w:rsidR="000B6174" w:rsidRPr="00DB77D6">
        <w:t xml:space="preserve">Recent studies </w:t>
      </w:r>
      <w:r w:rsidR="009C11A3" w:rsidRPr="00DB77D6">
        <w:fldChar w:fldCharType="begin"/>
      </w:r>
      <w:r w:rsidR="00B1335F">
        <w:instrText xml:space="preserve"> ADDIN EN.CITE &lt;EndNote&gt;&lt;Cite&gt;&lt;Author&gt;Tuo&lt;/Author&gt;&lt;Year&gt;2015&lt;/Year&gt;&lt;RecNum&gt;26&lt;/RecNum&gt;&lt;DisplayText&gt;[26, 27]&lt;/DisplayText&gt;&lt;record&gt;&lt;rec-number&gt;26&lt;/rec-number&gt;&lt;foreign-keys&gt;&lt;key app="EN" db-id="rpwzsdvw70awvre5wfwvpeacp05parpp9z2w" timestamp="1579185985"&gt;26&lt;/key&gt;&lt;/foreign-keys&gt;&lt;ref-type name="Journal Article"&gt;17&lt;/ref-type&gt;&lt;contributors&gt;&lt;authors&gt;&lt;author&gt;Tuo, Rui&lt;/author&gt;&lt;author&gt;Wu, CF Jeff&lt;/author&gt;&lt;/authors&gt;&lt;/contributors&gt;&lt;titles&gt;&lt;title&gt;Efficient calibration for imperfect computer models&lt;/title&gt;&lt;secondary-title&gt;The Annals of Statistics&lt;/secondary-title&gt;&lt;/titles&gt;&lt;periodical&gt;&lt;full-title&gt;The Annals of Statistics&lt;/full-title&gt;&lt;/periodical&gt;&lt;pages&gt;2331-2352&lt;/pages&gt;&lt;volume&gt;43&lt;/volume&gt;&lt;number&gt;6&lt;/number&gt;&lt;dates&gt;&lt;year&gt;2015&lt;/year&gt;&lt;/dates&gt;&lt;isbn&gt;0090-5364&lt;/isbn&gt;&lt;urls&gt;&lt;/urls&gt;&lt;/record&gt;&lt;/Cite&gt;&lt;Cite&gt;&lt;Author&gt;Plumlee&lt;/Author&gt;&lt;Year&gt;2017&lt;/Year&gt;&lt;RecNum&gt;50&lt;/RecNum&gt;&lt;record&gt;&lt;rec-number&gt;50&lt;/rec-number&gt;&lt;foreign-keys&gt;&lt;key app="EN" db-id="rpwzsdvw70awvre5wfwvpeacp05parpp9z2w" timestamp="1583088042"&gt;50&lt;/key&gt;&lt;/foreign-keys&gt;&lt;ref-type name="Journal Article"&gt;17&lt;/ref-type&gt;&lt;contributors&gt;&lt;authors&gt;&lt;author&gt;Plumlee, Matthew&lt;/author&gt;&lt;/authors&gt;&lt;/contributors&gt;&lt;titles&gt;&lt;title&gt;Bayesian calibration of inexact computer models&lt;/title&gt;&lt;secondary-title&gt;Journal of the American Statistical Association&lt;/secondary-title&gt;&lt;/titles&gt;&lt;periodical&gt;&lt;full-title&gt;Journal of the American Statistical Association&lt;/full-title&gt;&lt;/periodical&gt;&lt;pages&gt;1274-1285&lt;/pages&gt;&lt;volume&gt;112&lt;/volume&gt;&lt;number&gt;519&lt;/number&gt;&lt;dates&gt;&lt;year&gt;2017&lt;/year&gt;&lt;/dates&gt;&lt;isbn&gt;0162-1459&lt;/isbn&gt;&lt;urls&gt;&lt;/urls&gt;&lt;/record&gt;&lt;/Cite&gt;&lt;/EndNote&gt;</w:instrText>
      </w:r>
      <w:r w:rsidR="009C11A3" w:rsidRPr="00DB77D6">
        <w:fldChar w:fldCharType="separate"/>
      </w:r>
      <w:r w:rsidR="00B1335F">
        <w:rPr>
          <w:noProof/>
        </w:rPr>
        <w:t>[26, 27]</w:t>
      </w:r>
      <w:r w:rsidR="009C11A3" w:rsidRPr="00DB77D6">
        <w:fldChar w:fldCharType="end"/>
      </w:r>
      <w:r w:rsidR="000B6174" w:rsidRPr="00DB77D6">
        <w:t xml:space="preserve">, however, </w:t>
      </w:r>
      <w:r w:rsidR="009C11A3" w:rsidRPr="00DB77D6">
        <w:t>showed that these</w:t>
      </w:r>
      <w:r w:rsidR="00DB77D6" w:rsidRPr="00DB77D6">
        <w:t xml:space="preserve"> kernel functio</w:t>
      </w:r>
      <w:r w:rsidR="00DB77D6">
        <w:t>ns</w:t>
      </w:r>
      <w:r w:rsidR="00B40FD1">
        <w:t xml:space="preserve"> may cause unidentifiability of the calibration parameters. </w:t>
      </w:r>
      <w:r w:rsidR="00BD1206">
        <w:t xml:space="preserve">To </w:t>
      </w:r>
      <w:r w:rsidR="00F625B6">
        <w:t>remedy this issue</w:t>
      </w:r>
      <w:r w:rsidR="00BD1206">
        <w:t xml:space="preserve">, </w:t>
      </w:r>
      <w:r w:rsidR="00F625B6">
        <w:t xml:space="preserve">the orthogonal kernel function </w:t>
      </w:r>
      <w:r>
        <w:t xml:space="preserve">has been </w:t>
      </w:r>
      <w:r w:rsidR="00B00DA8">
        <w:t>proposed</w:t>
      </w:r>
      <w:r w:rsidR="00A65BA4">
        <w:t xml:space="preserve"> </w:t>
      </w:r>
      <w:r w:rsidR="002D5ED1">
        <w:fldChar w:fldCharType="begin"/>
      </w:r>
      <w:r w:rsidR="00B1335F">
        <w:instrText xml:space="preserve"> ADDIN EN.CITE &lt;EndNote&gt;&lt;Cite&gt;&lt;Author&gt;Plumlee&lt;/Author&gt;&lt;Year&gt;2017&lt;/Year&gt;&lt;RecNum&gt;50&lt;/RecNum&gt;&lt;DisplayText&gt;[27]&lt;/DisplayText&gt;&lt;record&gt;&lt;rec-number&gt;50&lt;/rec-number&gt;&lt;foreign-keys&gt;&lt;key app="EN" db-id="rpwzsdvw70awvre5wfwvpeacp05parpp9z2w" timestamp="1583088042"&gt;50&lt;/key&gt;&lt;/foreign-keys&gt;&lt;ref-type name="Journal Article"&gt;17&lt;/ref-type&gt;&lt;contributors&gt;&lt;authors&gt;&lt;author&gt;Plumlee, Matthew&lt;/author&gt;&lt;/authors&gt;&lt;/contributors&gt;&lt;titles&gt;&lt;title&gt;Bayesian calibration of inexact computer models&lt;/title&gt;&lt;secondary-title&gt;Journal of the American Statistical Association&lt;/secondary-title&gt;&lt;/titles&gt;&lt;periodical&gt;&lt;full-title&gt;Journal of the American Statistical Association&lt;/full-title&gt;&lt;/periodical&gt;&lt;pages&gt;1274-1285&lt;/pages&gt;&lt;volume&gt;112&lt;/volume&gt;&lt;number&gt;519&lt;/number&gt;&lt;dates&gt;&lt;year&gt;2017&lt;/year&gt;&lt;/dates&gt;&lt;isbn&gt;0162-1459&lt;/isbn&gt;&lt;urls&gt;&lt;/urls&gt;&lt;/record&gt;&lt;/Cite&gt;&lt;/EndNote&gt;</w:instrText>
      </w:r>
      <w:r w:rsidR="002D5ED1">
        <w:fldChar w:fldCharType="separate"/>
      </w:r>
      <w:r w:rsidR="00B1335F">
        <w:rPr>
          <w:noProof/>
        </w:rPr>
        <w:t>[27]</w:t>
      </w:r>
      <w:r w:rsidR="002D5ED1">
        <w:fldChar w:fldCharType="end"/>
      </w:r>
      <w:r w:rsidR="00413932">
        <w:t>.</w:t>
      </w:r>
      <w:r w:rsidR="00AD7649">
        <w:t xml:space="preserve"> Therefore, we assume that the model bias </w:t>
      </w:r>
      <m:oMath>
        <m:sSub>
          <m:sSubPr>
            <m:ctrlPr>
              <w:rPr>
                <w:rFonts w:ascii="Cambria Math" w:hAnsi="Cambria Math"/>
                <w:i/>
              </w:rPr>
            </m:ctrlPr>
          </m:sSubPr>
          <m:e>
            <m:r>
              <w:rPr>
                <w:rFonts w:ascii="Cambria Math" w:hAnsi="Cambria Math"/>
              </w:rPr>
              <m:t>b</m:t>
            </m:r>
          </m:e>
          <m:sub>
            <m:r>
              <w:rPr>
                <w:rFonts w:ascii="Cambria Math" w:hAnsi="Cambria Math"/>
              </w:rPr>
              <m:t>θ</m:t>
            </m:r>
          </m:sub>
        </m:sSub>
        <m:d>
          <m:dPr>
            <m:ctrlPr>
              <w:rPr>
                <w:rFonts w:ascii="Cambria Math" w:hAnsi="Cambria Math"/>
                <w:i/>
              </w:rPr>
            </m:ctrlPr>
          </m:dPr>
          <m:e>
            <m:r>
              <m:rPr>
                <m:sty m:val="b"/>
              </m:rPr>
              <w:rPr>
                <w:rFonts w:ascii="Cambria Math" w:hAnsi="Cambria Math"/>
              </w:rPr>
              <m:t>⋅</m:t>
            </m:r>
          </m:e>
        </m:d>
      </m:oMath>
      <w:r w:rsidR="00AD7649">
        <w:t xml:space="preserve"> is a GP </w:t>
      </w:r>
      <w:r w:rsidR="00AD7649" w:rsidRPr="00AD7649">
        <w:t xml:space="preserve">with zero mean and </w:t>
      </w:r>
      <w:r w:rsidR="00AF69A1">
        <w:t>an</w:t>
      </w:r>
      <w:r w:rsidR="00AD7649" w:rsidRPr="00AD7649">
        <w:t xml:space="preserve"> orthogonal kernel function</w:t>
      </w:r>
      <w:r w:rsidR="00AD7649">
        <w:t xml:space="preserve"> </w:t>
      </w:r>
      <w:r w:rsidR="00D112C9">
        <w:t>following</w:t>
      </w:r>
      <w:r w:rsidR="00AD7649">
        <w:t xml:space="preserve"> the form</w:t>
      </w:r>
      <w:r w:rsidR="00865746">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905"/>
      </w:tblGrid>
      <w:tr w:rsidR="00BF35CC" w:rsidRPr="00316F52" w14:paraId="6AA8BE1A" w14:textId="77777777" w:rsidTr="004658E7">
        <w:trPr>
          <w:jc w:val="center"/>
        </w:trPr>
        <w:tc>
          <w:tcPr>
            <w:tcW w:w="8642" w:type="dxa"/>
            <w:vAlign w:val="center"/>
          </w:tcPr>
          <w:p w14:paraId="731F340F" w14:textId="5DAE7E42" w:rsidR="00BF35CC" w:rsidRPr="00AB7FD1" w:rsidRDefault="00BF35CC" w:rsidP="00694A65">
            <m:oMathPara>
              <m:oMath>
                <m:r>
                  <w:rPr>
                    <w:rFonts w:ascii="Cambria Math" w:hAnsi="Cambria Math"/>
                  </w:rPr>
                  <m:t>k</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bi"/>
                      </m:rPr>
                      <w:rPr>
                        <w:rFonts w:ascii="Cambria Math" w:hAnsi="Cambria Math"/>
                      </w:rPr>
                      <m:t>θ</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e>
                  <m:sup>
                    <m:r>
                      <w:rPr>
                        <w:rFonts w:ascii="Cambria Math" w:hAnsi="Cambria Math"/>
                      </w:rPr>
                      <m:t>T</m:t>
                    </m:r>
                  </m:sup>
                </m:sSup>
                <m:sSubSup>
                  <m:sSubSupPr>
                    <m:ctrlPr>
                      <w:rPr>
                        <w:rFonts w:ascii="Cambria Math" w:hAnsi="Cambria Math"/>
                      </w:rPr>
                    </m:ctrlPr>
                  </m:sSubSupPr>
                  <m:e>
                    <m:r>
                      <w:rPr>
                        <w:rFonts w:ascii="Cambria Math" w:hAnsi="Cambria Math"/>
                      </w:rPr>
                      <m:t>H</m:t>
                    </m:r>
                  </m:e>
                  <m:sub>
                    <m:r>
                      <m:rPr>
                        <m:sty m:val="bi"/>
                      </m:rPr>
                      <w:rPr>
                        <w:rFonts w:ascii="Cambria Math" w:hAnsi="Cambria Math"/>
                      </w:rPr>
                      <m:t>θ</m:t>
                    </m:r>
                  </m:sub>
                  <m:sup>
                    <m:r>
                      <m:rPr>
                        <m:sty m:val="p"/>
                      </m:rPr>
                      <w:rPr>
                        <w:rFonts w:ascii="Cambria Math" w:hAnsi="Cambria Math"/>
                      </w:rPr>
                      <m:t>-1</m:t>
                    </m:r>
                  </m:sup>
                </m:sSubSup>
                <m:sSub>
                  <m:sSubPr>
                    <m:ctrlPr>
                      <w:rPr>
                        <w:rFonts w:ascii="Cambria Math" w:hAnsi="Cambria Math"/>
                      </w:rPr>
                    </m:ctrlPr>
                  </m:sSubPr>
                  <m:e>
                    <m:r>
                      <w:rPr>
                        <w:rFonts w:ascii="Cambria Math" w:hAnsi="Cambria Math"/>
                      </w:rPr>
                      <m:t>h</m:t>
                    </m:r>
                  </m:e>
                  <m:sub>
                    <m:r>
                      <m:rPr>
                        <m:sty m:val="bi"/>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oMath>
            </m:oMathPara>
          </w:p>
        </w:tc>
        <w:tc>
          <w:tcPr>
            <w:tcW w:w="708" w:type="dxa"/>
            <w:vAlign w:val="center"/>
          </w:tcPr>
          <w:p w14:paraId="0F1D1B30" w14:textId="526E56BD" w:rsidR="00BF35CC" w:rsidRPr="00316F52" w:rsidRDefault="00BF35CC" w:rsidP="00694A65">
            <w:r w:rsidRPr="00316F52">
              <w:t>(</w:t>
            </w:r>
            <w:r w:rsidR="007D2C74">
              <w:fldChar w:fldCharType="begin"/>
            </w:r>
            <w:r w:rsidR="007D2C74">
              <w:instrText xml:space="preserve"> SEQ Equation \* ARABIC </w:instrText>
            </w:r>
            <w:r w:rsidR="007D2C74">
              <w:fldChar w:fldCharType="separate"/>
            </w:r>
            <w:r>
              <w:rPr>
                <w:noProof/>
              </w:rPr>
              <w:t>8</w:t>
            </w:r>
            <w:r w:rsidR="007D2C74">
              <w:rPr>
                <w:noProof/>
              </w:rPr>
              <w:fldChar w:fldCharType="end"/>
            </w:r>
            <w:r w:rsidRPr="00316F52">
              <w:t>)</w:t>
            </w:r>
          </w:p>
        </w:tc>
      </w:tr>
    </w:tbl>
    <w:p w14:paraId="5D58B550" w14:textId="11762227" w:rsidR="00AD7649" w:rsidRDefault="00AD7649" w:rsidP="00694A65">
      <w:r w:rsidRPr="00AD7649">
        <w:lastRenderedPageBreak/>
        <w:t xml:space="preserve">where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Pr="00AD7649">
        <w:t xml:space="preserve"> is a Gaussian kernel,</w:t>
      </w:r>
      <w:r w:rsidR="00AF69A1">
        <w:t xml:space="preserve"> i.e., </w:t>
      </w:r>
      <m:oMath>
        <m:sSub>
          <m:sSubPr>
            <m:ctrlPr>
              <w:rPr>
                <w:rFonts w:ascii="Cambria Math" w:hAnsi="Cambria Math"/>
                <w:i/>
              </w:rPr>
            </m:ctrlPr>
          </m:sSubPr>
          <m:e>
            <m:r>
              <w:rPr>
                <w:rFonts w:ascii="Cambria Math" w:hAnsi="Cambria Math"/>
              </w:rPr>
              <m:t>k</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r>
          <w:rPr>
            <w:rFonts w:ascii="Cambria Math" w:hAnsi="Cambria Math"/>
          </w:rPr>
          <m:t>=</m:t>
        </m:r>
        <m:func>
          <m:funcPr>
            <m:ctrlPr>
              <w:rPr>
                <w:rFonts w:ascii="Cambria Math" w:hAnsi="Cambria Math"/>
                <w:i/>
              </w:rPr>
            </m:ctrlPr>
          </m:funcPr>
          <m:fName>
            <m:sSubSup>
              <m:sSubSupPr>
                <m:ctrlPr>
                  <w:ins w:id="66" w:author="Zhou Arespur" w:date="2022-03-22T21:24:00Z">
                    <w:rPr>
                      <w:rFonts w:ascii="Cambria Math" w:hAnsi="Cambria Math"/>
                    </w:rPr>
                  </w:ins>
                </m:ctrlPr>
              </m:sSubSupPr>
              <m:e>
                <m:r>
                  <m:rPr>
                    <m:sty m:val="p"/>
                  </m:rPr>
                  <w:rPr>
                    <w:rFonts w:ascii="Cambria Math" w:hAnsi="Cambria Math"/>
                  </w:rPr>
                  <m:t>σ</m:t>
                </m:r>
              </m:e>
              <m:sub>
                <m:r>
                  <w:ins w:id="67" w:author="Zhou Arespur" w:date="2022-03-22T21:24:00Z">
                    <m:rPr>
                      <m:sty m:val="p"/>
                    </m:rPr>
                    <w:rPr>
                      <w:rFonts w:ascii="Cambria Math" w:hAnsi="Cambria Math"/>
                    </w:rPr>
                    <m:t>F</m:t>
                  </w:ins>
                </m:r>
              </m:sub>
              <m:sup>
                <m:r>
                  <m:rPr>
                    <m:sty m:val="p"/>
                  </m:rPr>
                  <w:rPr>
                    <w:rFonts w:ascii="Cambria Math" w:hAnsi="Cambria Math"/>
                  </w:rPr>
                  <m:t>2</m:t>
                </m:r>
              </m:sup>
            </m:sSubSup>
            <m:r>
              <m:rPr>
                <m:sty m:val="p"/>
              </m:rPr>
              <w:rPr>
                <w:rFonts w:ascii="Cambria Math" w:hAnsi="Cambria Math"/>
              </w:rPr>
              <m:t>exp</m:t>
            </m:r>
          </m:fName>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p>
                    <m:r>
                      <w:rPr>
                        <w:rFonts w:ascii="Cambria Math" w:hAnsi="Cambria Math"/>
                      </w:rPr>
                      <m:t>2</m:t>
                    </m:r>
                  </m:sup>
                </m:sSup>
              </m:num>
              <m:den>
                <m:r>
                  <w:rPr>
                    <w:rFonts w:ascii="Cambria Math" w:hAnsi="Cambria Math"/>
                  </w:rPr>
                  <m:t>γ</m:t>
                </m:r>
              </m:den>
            </m:f>
            <m:r>
              <w:rPr>
                <w:rFonts w:ascii="Cambria Math" w:hAnsi="Cambria Math"/>
              </w:rPr>
              <m:t>)</m:t>
            </m:r>
          </m:e>
        </m:func>
      </m:oMath>
      <w:r w:rsidR="00AF69A1">
        <w:t xml:space="preserve">, </w:t>
      </w:r>
      <w:proofErr w:type="gramStart"/>
      <w:r w:rsidR="00AF69A1">
        <w:t>and</w:t>
      </w:r>
      <w:proofErr w:type="gramEnd"/>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4A0016" w:rsidRPr="00316F52" w14:paraId="7DBD7AB7" w14:textId="77777777" w:rsidTr="001F7738">
        <w:tc>
          <w:tcPr>
            <w:tcW w:w="8642" w:type="dxa"/>
            <w:vAlign w:val="center"/>
          </w:tcPr>
          <w:p w14:paraId="1CAEE1D0" w14:textId="14226330" w:rsidR="004A0016" w:rsidRPr="006F4A33" w:rsidRDefault="007D2C74" w:rsidP="00694A65">
            <m:oMathPara>
              <m:oMath>
                <m:sSub>
                  <m:sSubPr>
                    <m:ctrlPr>
                      <w:rPr>
                        <w:rFonts w:ascii="Cambria Math" w:hAnsi="Cambria Math"/>
                      </w:rPr>
                    </m:ctrlPr>
                  </m:sSubPr>
                  <m:e>
                    <m:r>
                      <w:rPr>
                        <w:rFonts w:ascii="Cambria Math" w:hAnsi="Cambria Math"/>
                      </w:rPr>
                      <m:t>h</m:t>
                    </m:r>
                  </m:e>
                  <m:sub>
                    <m:r>
                      <m:rPr>
                        <m:sty m:val="p"/>
                      </m:rPr>
                      <w:rPr>
                        <w:rFonts w:ascii="Cambria Math" w:hAnsi="Cambria Math"/>
                      </w:rPr>
                      <m:t xml:space="preserve"> </m:t>
                    </m:r>
                    <m:r>
                      <m:rPr>
                        <m:sty m:val="bi"/>
                      </m:rPr>
                      <w:rPr>
                        <w:rFonts w:ascii="Cambria Math" w:hAnsi="Cambria Math"/>
                      </w:rPr>
                      <m:t>θ</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χ</m:t>
                    </m:r>
                  </m:sub>
                  <m:sup/>
                  <m:e>
                    <m:sSub>
                      <m:sSubPr>
                        <m:ctrlPr>
                          <w:rPr>
                            <w:rFonts w:ascii="Cambria Math" w:hAnsi="Cambria Math"/>
                          </w:rPr>
                        </m:ctrlPr>
                      </m:sSubPr>
                      <m:e>
                        <m:f>
                          <m:fPr>
                            <m:ctrlPr>
                              <w:rPr>
                                <w:rFonts w:ascii="Cambria Math" w:hAnsi="Cambria Math"/>
                              </w:rPr>
                            </m:ctrlPr>
                          </m:fPr>
                          <m:num>
                            <m:r>
                              <w:rPr>
                                <w:rFonts w:ascii="Cambria Math" w:hAnsi="Cambria Math"/>
                              </w:rPr>
                              <m:t>∂</m:t>
                            </m:r>
                          </m:num>
                          <m:den>
                            <m:r>
                              <w:rPr>
                                <w:rFonts w:ascii="Cambria Math" w:hAnsi="Cambria Math"/>
                              </w:rPr>
                              <m:t>∂</m:t>
                            </m:r>
                            <m:r>
                              <m:rPr>
                                <m:sty m:val="bi"/>
                              </m:rPr>
                              <w:rPr>
                                <w:rFonts w:ascii="Cambria Math" w:hAnsi="Cambria Math"/>
                              </w:rPr>
                              <m:t>θ</m:t>
                            </m:r>
                          </m:den>
                        </m:f>
                        <m:r>
                          <w:rPr>
                            <w:rFonts w:ascii="Cambria Math" w:hAnsi="Cambria Math"/>
                          </w:rPr>
                          <m:t>f</m:t>
                        </m:r>
                        <m:d>
                          <m:dPr>
                            <m:ctrlPr>
                              <w:rPr>
                                <w:rFonts w:ascii="Cambria Math" w:hAnsi="Cambria Math"/>
                              </w:rPr>
                            </m:ctrlPr>
                          </m:dPr>
                          <m:e>
                            <m:r>
                              <m:rPr>
                                <m:sty m:val="bi"/>
                              </m:rPr>
                              <w:rPr>
                                <w:rFonts w:ascii="Cambria Math" w:hAnsi="Cambria Math"/>
                              </w:rPr>
                              <m:t>ξ</m:t>
                            </m:r>
                            <m:r>
                              <m:rPr>
                                <m:sty m:val="p"/>
                              </m:rPr>
                              <w:rPr>
                                <w:rFonts w:ascii="Cambria Math" w:hAnsi="Cambria Math"/>
                              </w:rPr>
                              <m:t>,</m:t>
                            </m:r>
                            <m:r>
                              <m:rPr>
                                <m:sty m:val="bi"/>
                              </m:rPr>
                              <w:rPr>
                                <w:rFonts w:ascii="Cambria Math" w:hAnsi="Cambria Math"/>
                              </w:rPr>
                              <m:t>θ</m:t>
                            </m:r>
                          </m:e>
                        </m:d>
                        <m:r>
                          <w:rPr>
                            <w:rFonts w:ascii="Cambria Math" w:hAnsi="Cambria Math"/>
                          </w:rPr>
                          <m:t>k</m:t>
                        </m:r>
                      </m:e>
                      <m:sub>
                        <m:r>
                          <m:rPr>
                            <m:sty m:val="p"/>
                          </m:rPr>
                          <w:rPr>
                            <w:rFonts w:ascii="Cambria Math" w:hAnsi="Cambria Math"/>
                          </w:rPr>
                          <m:t>0</m:t>
                        </m:r>
                      </m:sub>
                    </m:sSub>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ξ</m:t>
                        </m:r>
                      </m:e>
                    </m:d>
                    <m:r>
                      <w:rPr>
                        <w:rFonts w:ascii="Cambria Math" w:hAnsi="Cambria Math"/>
                      </w:rPr>
                      <m:t>d</m:t>
                    </m:r>
                    <m:r>
                      <m:rPr>
                        <m:sty m:val="bi"/>
                      </m:rPr>
                      <w:rPr>
                        <w:rFonts w:ascii="Cambria Math" w:hAnsi="Cambria Math"/>
                      </w:rPr>
                      <m:t>ξ</m:t>
                    </m:r>
                  </m:e>
                </m:nary>
                <m:r>
                  <m:rPr>
                    <m:sty m:val="p"/>
                  </m:rPr>
                  <w:rPr>
                    <w:rFonts w:ascii="Cambria Math" w:hAnsi="Cambria Math"/>
                  </w:rPr>
                  <m:t>,</m:t>
                </m:r>
              </m:oMath>
            </m:oMathPara>
          </w:p>
        </w:tc>
        <w:tc>
          <w:tcPr>
            <w:tcW w:w="708" w:type="dxa"/>
            <w:vAlign w:val="center"/>
          </w:tcPr>
          <w:p w14:paraId="7C199D89" w14:textId="0643D852" w:rsidR="004A0016" w:rsidRPr="00316F52" w:rsidRDefault="004A0016" w:rsidP="00694A65">
            <w:bookmarkStart w:id="68" w:name="_Ref61012477"/>
            <w:r w:rsidRPr="00316F52">
              <w:t>(</w:t>
            </w:r>
            <w:r w:rsidR="007D2C74">
              <w:fldChar w:fldCharType="begin"/>
            </w:r>
            <w:r w:rsidR="007D2C74">
              <w:instrText xml:space="preserve"> SEQ Equation \* ARABIC </w:instrText>
            </w:r>
            <w:r w:rsidR="007D2C74">
              <w:fldChar w:fldCharType="separate"/>
            </w:r>
            <w:r>
              <w:rPr>
                <w:noProof/>
              </w:rPr>
              <w:t>9</w:t>
            </w:r>
            <w:r w:rsidR="007D2C74">
              <w:rPr>
                <w:noProof/>
              </w:rPr>
              <w:fldChar w:fldCharType="end"/>
            </w:r>
            <w:r w:rsidRPr="00316F52">
              <w:t>)</w:t>
            </w:r>
            <w:bookmarkEnd w:id="68"/>
          </w:p>
        </w:tc>
      </w:tr>
      <w:tr w:rsidR="004A0016" w:rsidRPr="00316F52" w14:paraId="74897182" w14:textId="77777777" w:rsidTr="001F7738">
        <w:tc>
          <w:tcPr>
            <w:tcW w:w="8642" w:type="dxa"/>
            <w:vAlign w:val="center"/>
          </w:tcPr>
          <w:p w14:paraId="1BF097AE" w14:textId="20102039" w:rsidR="004A0016" w:rsidRPr="006F4A33" w:rsidRDefault="007D2C74" w:rsidP="00694A65">
            <m:oMathPara>
              <m:oMath>
                <m:sSub>
                  <m:sSubPr>
                    <m:ctrlPr>
                      <w:rPr>
                        <w:rFonts w:ascii="Cambria Math" w:hAnsi="Cambria Math"/>
                      </w:rPr>
                    </m:ctrlPr>
                  </m:sSubPr>
                  <m:e>
                    <m:r>
                      <w:rPr>
                        <w:rFonts w:ascii="Cambria Math" w:hAnsi="Cambria Math"/>
                      </w:rPr>
                      <m:t>H</m:t>
                    </m:r>
                  </m:e>
                  <m:sub>
                    <m:r>
                      <m:rPr>
                        <m:sty m:val="bi"/>
                      </m:rPr>
                      <w:rPr>
                        <w:rFonts w:ascii="Cambria Math" w:hAnsi="Cambria Math"/>
                      </w:rPr>
                      <m:t>θ</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χ</m:t>
                    </m:r>
                  </m:sub>
                  <m:sup/>
                  <m:e>
                    <m:nary>
                      <m:naryPr>
                        <m:limLoc m:val="subSup"/>
                        <m:ctrlPr>
                          <w:rPr>
                            <w:rFonts w:ascii="Cambria Math" w:hAnsi="Cambria Math"/>
                          </w:rPr>
                        </m:ctrlPr>
                      </m:naryPr>
                      <m:sub>
                        <m:r>
                          <w:rPr>
                            <w:rFonts w:ascii="Cambria Math" w:hAnsi="Cambria Math"/>
                          </w:rPr>
                          <m:t>χ</m:t>
                        </m:r>
                      </m:sub>
                      <m:sup/>
                      <m:e>
                        <m:sSub>
                          <m:sSubPr>
                            <m:ctrlPr>
                              <w:rPr>
                                <w:rFonts w:ascii="Cambria Math" w:hAnsi="Cambria Math"/>
                              </w:rPr>
                            </m:ctrlPr>
                          </m:sSubPr>
                          <m:e>
                            <m:f>
                              <m:fPr>
                                <m:ctrlPr>
                                  <w:rPr>
                                    <w:rFonts w:ascii="Cambria Math" w:hAnsi="Cambria Math"/>
                                  </w:rPr>
                                </m:ctrlPr>
                              </m:fPr>
                              <m:num>
                                <m:r>
                                  <w:rPr>
                                    <w:rFonts w:ascii="Cambria Math" w:hAnsi="Cambria Math"/>
                                  </w:rPr>
                                  <m:t>∂</m:t>
                                </m:r>
                              </m:num>
                              <m:den>
                                <m:r>
                                  <w:rPr>
                                    <w:rFonts w:ascii="Cambria Math" w:hAnsi="Cambria Math"/>
                                  </w:rPr>
                                  <m:t>∂</m:t>
                                </m:r>
                                <m:r>
                                  <m:rPr>
                                    <m:sty m:val="bi"/>
                                  </m:rPr>
                                  <w:rPr>
                                    <w:rFonts w:ascii="Cambria Math" w:hAnsi="Cambria Math"/>
                                  </w:rPr>
                                  <m:t>θ</m:t>
                                </m:r>
                              </m:den>
                            </m:f>
                            <m:r>
                              <w:rPr>
                                <w:rFonts w:ascii="Cambria Math" w:hAnsi="Cambria Math"/>
                              </w:rPr>
                              <m:t>f</m:t>
                            </m:r>
                            <m:d>
                              <m:dPr>
                                <m:ctrlPr>
                                  <w:rPr>
                                    <w:rFonts w:ascii="Cambria Math" w:hAnsi="Cambria Math"/>
                                  </w:rPr>
                                </m:ctrlPr>
                              </m:dPr>
                              <m:e>
                                <m:sSub>
                                  <m:sSubPr>
                                    <m:ctrlPr>
                                      <w:rPr>
                                        <w:rFonts w:ascii="Cambria Math" w:hAnsi="Cambria Math"/>
                                      </w:rPr>
                                    </m:ctrlPr>
                                  </m:sSubPr>
                                  <m:e>
                                    <m:r>
                                      <m:rPr>
                                        <m:sty m:val="bi"/>
                                      </m:rPr>
                                      <w:rPr>
                                        <w:rFonts w:ascii="Cambria Math" w:hAnsi="Cambria Math"/>
                                      </w:rPr>
                                      <m:t>ξ</m:t>
                                    </m:r>
                                  </m:e>
                                  <m:sub>
                                    <m:r>
                                      <m:rPr>
                                        <m:sty m:val="p"/>
                                      </m:rPr>
                                      <w:rPr>
                                        <w:rFonts w:ascii="Cambria Math" w:hAnsi="Cambria Math"/>
                                      </w:rPr>
                                      <m:t>1</m:t>
                                    </m:r>
                                  </m:sub>
                                </m:sSub>
                                <m:r>
                                  <m:rPr>
                                    <m:sty m:val="p"/>
                                  </m:rPr>
                                  <w:rPr>
                                    <w:rFonts w:ascii="Cambria Math" w:hAnsi="Cambria Math"/>
                                  </w:rPr>
                                  <m:t>,</m:t>
                                </m:r>
                                <m:r>
                                  <m:rPr>
                                    <m:sty m:val="bi"/>
                                  </m:rPr>
                                  <w:rPr>
                                    <w:rFonts w:ascii="Cambria Math" w:hAnsi="Cambria Math"/>
                                  </w:rPr>
                                  <m:t>θ</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m:t>
                                        </m:r>
                                      </m:num>
                                      <m:den>
                                        <m:r>
                                          <w:rPr>
                                            <w:rFonts w:ascii="Cambria Math" w:hAnsi="Cambria Math"/>
                                          </w:rPr>
                                          <m:t>∂</m:t>
                                        </m:r>
                                        <m:r>
                                          <m:rPr>
                                            <m:sty m:val="bi"/>
                                          </m:rPr>
                                          <w:rPr>
                                            <w:rFonts w:ascii="Cambria Math" w:hAnsi="Cambria Math"/>
                                          </w:rPr>
                                          <m:t>θ</m:t>
                                        </m:r>
                                      </m:den>
                                    </m:f>
                                    <m:r>
                                      <w:rPr>
                                        <w:rFonts w:ascii="Cambria Math" w:hAnsi="Cambria Math"/>
                                      </w:rPr>
                                      <m:t>f</m:t>
                                    </m:r>
                                    <m:d>
                                      <m:dPr>
                                        <m:ctrlPr>
                                          <w:rPr>
                                            <w:rFonts w:ascii="Cambria Math" w:hAnsi="Cambria Math"/>
                                          </w:rPr>
                                        </m:ctrlPr>
                                      </m:dPr>
                                      <m:e>
                                        <m:sSub>
                                          <m:sSubPr>
                                            <m:ctrlPr>
                                              <w:rPr>
                                                <w:rFonts w:ascii="Cambria Math" w:hAnsi="Cambria Math"/>
                                              </w:rPr>
                                            </m:ctrlPr>
                                          </m:sSubPr>
                                          <m:e>
                                            <m:r>
                                              <m:rPr>
                                                <m:sty m:val="bi"/>
                                              </m:rPr>
                                              <w:rPr>
                                                <w:rFonts w:ascii="Cambria Math" w:hAnsi="Cambria Math"/>
                                              </w:rPr>
                                              <m:t>ξ</m:t>
                                            </m:r>
                                          </m:e>
                                          <m:sub>
                                            <m:r>
                                              <m:rPr>
                                                <m:sty m:val="p"/>
                                              </m:rPr>
                                              <w:rPr>
                                                <w:rFonts w:ascii="Cambria Math" w:hAnsi="Cambria Math"/>
                                              </w:rPr>
                                              <m:t>2</m:t>
                                            </m:r>
                                          </m:sub>
                                        </m:sSub>
                                        <m:r>
                                          <m:rPr>
                                            <m:sty m:val="p"/>
                                          </m:rPr>
                                          <w:rPr>
                                            <w:rFonts w:ascii="Cambria Math" w:hAnsi="Cambria Math"/>
                                          </w:rPr>
                                          <m:t>,</m:t>
                                        </m:r>
                                        <m:r>
                                          <m:rPr>
                                            <m:sty m:val="bi"/>
                                          </m:rPr>
                                          <w:rPr>
                                            <w:rFonts w:ascii="Cambria Math" w:hAnsi="Cambria Math"/>
                                          </w:rPr>
                                          <m:t>θ</m:t>
                                        </m:r>
                                      </m:e>
                                    </m:d>
                                  </m:e>
                                </m:d>
                              </m:e>
                              <m:sup>
                                <m:r>
                                  <w:rPr>
                                    <w:rFonts w:ascii="Cambria Math" w:hAnsi="Cambria Math"/>
                                  </w:rPr>
                                  <m:t>T</m:t>
                                </m:r>
                              </m:sup>
                            </m:sSup>
                            <m:r>
                              <w:rPr>
                                <w:rFonts w:ascii="Cambria Math" w:hAnsi="Cambria Math"/>
                              </w:rPr>
                              <m:t>k</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ξ</m:t>
                                </m:r>
                              </m:e>
                              <m:sub>
                                <m:r>
                                  <m:rPr>
                                    <m:sty m:val="p"/>
                                  </m:rPr>
                                  <w:rPr>
                                    <w:rFonts w:ascii="Cambria Math" w:hAnsi="Cambria Math"/>
                                  </w:rPr>
                                  <m:t>2</m:t>
                                </m:r>
                              </m:sub>
                            </m:sSub>
                          </m:e>
                        </m:d>
                        <m:r>
                          <w:rPr>
                            <w:rFonts w:ascii="Cambria Math" w:hAnsi="Cambria Math"/>
                          </w:rPr>
                          <m:t>d</m:t>
                        </m:r>
                        <m:sSub>
                          <m:sSubPr>
                            <m:ctrlPr>
                              <w:rPr>
                                <w:rFonts w:ascii="Cambria Math" w:hAnsi="Cambria Math"/>
                              </w:rPr>
                            </m:ctrlPr>
                          </m:sSubPr>
                          <m:e>
                            <m:r>
                              <m:rPr>
                                <m:sty m:val="bi"/>
                              </m:rPr>
                              <w:rPr>
                                <w:rFonts w:ascii="Cambria Math" w:hAnsi="Cambria Math"/>
                              </w:rPr>
                              <m:t>ξ</m:t>
                            </m:r>
                          </m:e>
                          <m:sub>
                            <m:r>
                              <m:rPr>
                                <m:sty m:val="p"/>
                              </m:rPr>
                              <w:rPr>
                                <w:rFonts w:ascii="Cambria Math" w:hAnsi="Cambria Math"/>
                              </w:rPr>
                              <m:t>1</m:t>
                            </m:r>
                          </m:sub>
                        </m:sSub>
                        <m:r>
                          <w:rPr>
                            <w:rFonts w:ascii="Cambria Math" w:hAnsi="Cambria Math"/>
                          </w:rPr>
                          <m:t>d</m:t>
                        </m:r>
                        <m:sSub>
                          <m:sSubPr>
                            <m:ctrlPr>
                              <w:rPr>
                                <w:rFonts w:ascii="Cambria Math" w:hAnsi="Cambria Math"/>
                              </w:rPr>
                            </m:ctrlPr>
                          </m:sSubPr>
                          <m:e>
                            <m:r>
                              <m:rPr>
                                <m:sty m:val="bi"/>
                              </m:rPr>
                              <w:rPr>
                                <w:rFonts w:ascii="Cambria Math" w:hAnsi="Cambria Math"/>
                              </w:rPr>
                              <m:t>ξ</m:t>
                            </m:r>
                          </m:e>
                          <m:sub>
                            <m:r>
                              <m:rPr>
                                <m:sty m:val="p"/>
                              </m:rPr>
                              <w:rPr>
                                <w:rFonts w:ascii="Cambria Math" w:hAnsi="Cambria Math"/>
                              </w:rPr>
                              <m:t>2</m:t>
                            </m:r>
                          </m:sub>
                        </m:sSub>
                      </m:e>
                    </m:nary>
                  </m:e>
                </m:nary>
                <m:r>
                  <m:rPr>
                    <m:sty m:val="p"/>
                  </m:rPr>
                  <w:rPr>
                    <w:rFonts w:ascii="Cambria Math" w:hAnsi="Cambria Math"/>
                  </w:rPr>
                  <m:t>,</m:t>
                </m:r>
              </m:oMath>
            </m:oMathPara>
          </w:p>
        </w:tc>
        <w:tc>
          <w:tcPr>
            <w:tcW w:w="708" w:type="dxa"/>
            <w:vAlign w:val="center"/>
          </w:tcPr>
          <w:p w14:paraId="77F7B28B" w14:textId="2F507CE6" w:rsidR="004A0016" w:rsidRPr="00316F52" w:rsidRDefault="004A0016" w:rsidP="00694A65">
            <w:bookmarkStart w:id="69" w:name="_Ref61012489"/>
            <w:r w:rsidRPr="00316F52">
              <w:t>(</w:t>
            </w:r>
            <w:r w:rsidR="007D2C74">
              <w:fldChar w:fldCharType="begin"/>
            </w:r>
            <w:r w:rsidR="007D2C74">
              <w:instrText xml:space="preserve"> SEQ Equation \* ARABIC </w:instrText>
            </w:r>
            <w:r w:rsidR="007D2C74">
              <w:fldChar w:fldCharType="separate"/>
            </w:r>
            <w:r>
              <w:rPr>
                <w:noProof/>
              </w:rPr>
              <w:t>10</w:t>
            </w:r>
            <w:r w:rsidR="007D2C74">
              <w:rPr>
                <w:noProof/>
              </w:rPr>
              <w:fldChar w:fldCharType="end"/>
            </w:r>
            <w:r w:rsidRPr="00316F52">
              <w:t>)</w:t>
            </w:r>
            <w:bookmarkEnd w:id="69"/>
          </w:p>
        </w:tc>
      </w:tr>
    </w:tbl>
    <w:p w14:paraId="1F709D7E" w14:textId="62D34EF2" w:rsidR="00B340DB" w:rsidRPr="00E404DF" w:rsidRDefault="00AD7649" w:rsidP="00694A65">
      <w:r w:rsidRPr="00AD7649">
        <w:t xml:space="preserve">where </w:t>
      </w:r>
      <m:oMath>
        <m:r>
          <w:rPr>
            <w:rFonts w:ascii="Cambria Math" w:hAnsi="Cambria Math"/>
          </w:rPr>
          <m:t>χ</m:t>
        </m:r>
      </m:oMath>
      <w:r w:rsidRPr="00AD7649">
        <w:t xml:space="preserve"> is the </w:t>
      </w:r>
      <w:r w:rsidR="00C465EF">
        <w:t xml:space="preserve">design </w:t>
      </w:r>
      <w:r w:rsidR="0065595F">
        <w:t>range</w:t>
      </w:r>
      <w:r w:rsidR="00BC4752">
        <w:t xml:space="preserve"> of variable </w:t>
      </w:r>
      <w:proofErr w:type="gramStart"/>
      <w:r w:rsidR="00BC4752">
        <w:t>parameters</w:t>
      </w:r>
      <w:r w:rsidRPr="00AD7649">
        <w:t>.</w:t>
      </w:r>
      <w:proofErr w:type="gramEnd"/>
      <w:r w:rsidR="00BB3270">
        <w:t xml:space="preserve"> The integrals in </w:t>
      </w:r>
      <w:proofErr w:type="spellStart"/>
      <w:r w:rsidR="00BB3270">
        <w:t>Eqs</w:t>
      </w:r>
      <w:proofErr w:type="spellEnd"/>
      <w:r w:rsidR="00BB3270">
        <w:t>.</w:t>
      </w:r>
      <w:r w:rsidR="00AA1931">
        <w:t xml:space="preserve"> </w:t>
      </w:r>
      <w:r w:rsidR="00AA1931">
        <w:fldChar w:fldCharType="begin"/>
      </w:r>
      <w:r w:rsidR="00AA1931">
        <w:instrText xml:space="preserve"> REF _Ref61012477 \h </w:instrText>
      </w:r>
      <w:r w:rsidR="00AA1931">
        <w:fldChar w:fldCharType="separate"/>
      </w:r>
      <w:r w:rsidR="00AA1931" w:rsidRPr="00316F52">
        <w:t>(</w:t>
      </w:r>
      <w:r w:rsidR="00AA1931">
        <w:rPr>
          <w:noProof/>
        </w:rPr>
        <w:t>9</w:t>
      </w:r>
      <w:r w:rsidR="00AA1931" w:rsidRPr="00316F52">
        <w:t>)</w:t>
      </w:r>
      <w:r w:rsidR="00AA1931">
        <w:fldChar w:fldCharType="end"/>
      </w:r>
      <w:r w:rsidR="00AA1931">
        <w:t xml:space="preserve"> and </w:t>
      </w:r>
      <w:r w:rsidR="00AA1931">
        <w:fldChar w:fldCharType="begin"/>
      </w:r>
      <w:r w:rsidR="00AA1931">
        <w:instrText xml:space="preserve"> REF _Ref61012489 \h </w:instrText>
      </w:r>
      <w:r w:rsidR="00AA1931">
        <w:fldChar w:fldCharType="separate"/>
      </w:r>
      <w:r w:rsidR="00AA1931" w:rsidRPr="00316F52">
        <w:t>(</w:t>
      </w:r>
      <w:r w:rsidR="00AA1931">
        <w:rPr>
          <w:noProof/>
        </w:rPr>
        <w:t>10</w:t>
      </w:r>
      <w:r w:rsidR="00AA1931" w:rsidRPr="00316F52">
        <w:t>)</w:t>
      </w:r>
      <w:r w:rsidR="00AA1931">
        <w:fldChar w:fldCharType="end"/>
      </w:r>
      <w:r w:rsidR="00BB3270">
        <w:t xml:space="preserve"> can be performed through </w:t>
      </w:r>
      <w:r w:rsidR="00700DD2">
        <w:t xml:space="preserve">a </w:t>
      </w:r>
      <w:r w:rsidR="00BB3270">
        <w:t xml:space="preserve">stochastic average approximation, such as Monte Carlo sampling </w:t>
      </w:r>
      <w:r w:rsidR="0057215B">
        <w:fldChar w:fldCharType="begin"/>
      </w:r>
      <w:r w:rsidR="00B1335F">
        <w:instrText xml:space="preserve"> ADDIN EN.CITE &lt;EndNote&gt;&lt;Cite&gt;&lt;Author&gt;Caflisch&lt;/Author&gt;&lt;Year&gt;1998&lt;/Year&gt;&lt;RecNum&gt;72&lt;/RecNum&gt;&lt;DisplayText&gt;[36]&lt;/DisplayText&gt;&lt;record&gt;&lt;rec-number&gt;72&lt;/rec-number&gt;&lt;foreign-keys&gt;&lt;key app="EN" db-id="rpwzsdvw70awvre5wfwvpeacp05parpp9z2w" timestamp="1610408194"&gt;72&lt;/key&gt;&lt;/foreign-keys&gt;&lt;ref-type name="Journal Article"&gt;17&lt;/ref-type&gt;&lt;contributors&gt;&lt;authors&gt;&lt;author&gt;Caflisch, Russel E&lt;/author&gt;&lt;/authors&gt;&lt;/contributors&gt;&lt;titles&gt;&lt;title&gt;Monte carlo and quasi-monte carlo methods&lt;/title&gt;&lt;secondary-title&gt;Acta numerica&lt;/secondary-title&gt;&lt;/titles&gt;&lt;periodical&gt;&lt;full-title&gt;Acta numerica&lt;/full-title&gt;&lt;/periodical&gt;&lt;pages&gt;1-49&lt;/pages&gt;&lt;volume&gt;1998&lt;/volume&gt;&lt;dates&gt;&lt;year&gt;1998&lt;/year&gt;&lt;/dates&gt;&lt;urls&gt;&lt;/urls&gt;&lt;/record&gt;&lt;/Cite&gt;&lt;/EndNote&gt;</w:instrText>
      </w:r>
      <w:r w:rsidR="0057215B">
        <w:fldChar w:fldCharType="separate"/>
      </w:r>
      <w:r w:rsidR="00B1335F">
        <w:rPr>
          <w:noProof/>
        </w:rPr>
        <w:t>[36]</w:t>
      </w:r>
      <w:r w:rsidR="0057215B">
        <w:fldChar w:fldCharType="end"/>
      </w:r>
      <w:r w:rsidR="00BB3270">
        <w:t xml:space="preserve">. In the present problem, the </w:t>
      </w:r>
      <w:r w:rsidR="00A478D8">
        <w:t xml:space="preserve">proposed </w:t>
      </w:r>
      <w:r w:rsidR="00BB3270" w:rsidRPr="00B53DB3">
        <w:t>model function</w:t>
      </w:r>
      <w:r w:rsidR="00A478D8">
        <w:t>s</w:t>
      </w:r>
      <w:r w:rsidR="00BB3270" w:rsidRPr="00B53DB3">
        <w:t xml:space="preserve"> </w:t>
      </w:r>
      <m:oMath>
        <m:r>
          <w:rPr>
            <w:rFonts w:ascii="Cambria Math" w:hAnsi="Cambria Math"/>
          </w:rPr>
          <m:t>f</m:t>
        </m:r>
        <m:d>
          <m:dPr>
            <m:ctrlPr>
              <w:rPr>
                <w:rFonts w:ascii="Cambria Math" w:hAnsi="Cambria Math"/>
                <w:i/>
              </w:rPr>
            </m:ctrlPr>
          </m:dPr>
          <m:e>
            <m:r>
              <m:rPr>
                <m:sty m:val="b"/>
              </m:rPr>
              <w:rPr>
                <w:rFonts w:ascii="Cambria Math" w:hAnsi="Cambria Math"/>
              </w:rPr>
              <m:t>x</m:t>
            </m:r>
            <m:r>
              <m:rPr>
                <m:sty m:val="bi"/>
              </m:rPr>
              <w:rPr>
                <w:rFonts w:ascii="Cambria Math" w:hAnsi="Cambria Math"/>
              </w:rPr>
              <m:t>,θ</m:t>
            </m:r>
          </m:e>
        </m:d>
      </m:oMath>
      <w:r w:rsidR="00BB3270" w:rsidRPr="00B53DB3">
        <w:t xml:space="preserve"> </w:t>
      </w:r>
      <w:r w:rsidR="00A478D8">
        <w:t>are</w:t>
      </w:r>
      <w:r w:rsidR="00BB3270" w:rsidRPr="00B53DB3">
        <w:t xml:space="preserve"> relatively simple </w:t>
      </w:r>
      <w:r w:rsidR="00BB3270">
        <w:t>and the</w:t>
      </w:r>
      <w:r w:rsidR="00A478D8">
        <w:t xml:space="preserve"> corresponding</w:t>
      </w:r>
      <w:r w:rsidR="00BB3270">
        <w:t xml:space="preserve"> gradient is obtainable, </w:t>
      </w:r>
      <w:r w:rsidR="00BB3270" w:rsidRPr="00B53DB3">
        <w:t>as w</w:t>
      </w:r>
      <w:r w:rsidR="00AA1931">
        <w:t>ill</w:t>
      </w:r>
      <w:r w:rsidR="00BB3270" w:rsidRPr="00B53DB3">
        <w:t xml:space="preserve"> be shown later.</w:t>
      </w:r>
    </w:p>
    <w:p w14:paraId="3DCFC0E3" w14:textId="15E99A9E" w:rsidR="00815E34" w:rsidRDefault="00815E34" w:rsidP="00694A65"/>
    <w:p w14:paraId="387B8404" w14:textId="1789ABD8" w:rsidR="00A43240" w:rsidRDefault="00A43240" w:rsidP="00694A65">
      <w:r>
        <w:t>With the GP modeling</w:t>
      </w:r>
      <w:r w:rsidRPr="00A43240">
        <w:t>, the observations</w:t>
      </w:r>
      <w:r w:rsidR="00591E72">
        <w:t xml:space="preserve">, denoted by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e>
            </m:d>
          </m:e>
          <m:sup>
            <m:r>
              <w:rPr>
                <w:rFonts w:ascii="Cambria Math" w:hAnsi="Cambria Math"/>
              </w:rPr>
              <m:t>T</m:t>
            </m:r>
          </m:sup>
        </m:sSup>
      </m:oMath>
      <w:r w:rsidR="00591E72">
        <w:t>,</w:t>
      </w:r>
      <w:r w:rsidRPr="00A43240">
        <w:t xml:space="preserve"> follow a multivariate normal distribution,</w:t>
      </w:r>
      <w:r w:rsidRPr="00A43240">
        <w:rPr>
          <w:rFonts w:hint="eastAsia"/>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591E72" w:rsidRPr="00316F52" w14:paraId="63FA4C61" w14:textId="77777777" w:rsidTr="001F7738">
        <w:tc>
          <w:tcPr>
            <w:tcW w:w="8642" w:type="dxa"/>
            <w:vAlign w:val="center"/>
          </w:tcPr>
          <w:p w14:paraId="788A0043" w14:textId="747D65AC" w:rsidR="00591E72" w:rsidRPr="006F4A33" w:rsidRDefault="007D2C74" w:rsidP="00694A65">
            <m:oMathPara>
              <m:oMath>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f</m:t>
                        </m:r>
                        <m:ctrlPr>
                          <w:rPr>
                            <w:rFonts w:ascii="Cambria Math" w:hAnsi="Cambria Math"/>
                          </w:rPr>
                        </m:ctrlPr>
                      </m:e>
                      <m:sub>
                        <m:r>
                          <w:rPr>
                            <w:rFonts w:ascii="Cambria Math" w:hAnsi="Cambria Math"/>
                          </w:rPr>
                          <m:t>n</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w:rPr>
                        <w:rFonts w:ascii="Cambria Math" w:hAnsi="Cambria Math"/>
                      </w:rPr>
                      <m:t>ν</m:t>
                    </m:r>
                    <m:sSub>
                      <m:sSubPr>
                        <m:ctrlPr>
                          <w:rPr>
                            <w:rFonts w:ascii="Cambria Math" w:hAnsi="Cambria Math"/>
                          </w:rPr>
                        </m:ctrlPr>
                      </m:sSubPr>
                      <m:e>
                        <m:r>
                          <m:rPr>
                            <m:sty m:val="b"/>
                          </m:rP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Sub>
                      <m:sSubPr>
                        <m:ctrlPr>
                          <w:rPr>
                            <w:rFonts w:ascii="Cambria Math" w:hAnsi="Cambria Math"/>
                          </w:rPr>
                        </m:ctrlPr>
                      </m:sSubPr>
                      <m:e>
                        <m:r>
                          <m:rPr>
                            <m:sty m:val="b"/>
                          </m:rPr>
                          <w:rPr>
                            <w:rFonts w:ascii="Cambria Math" w:hAnsi="Cambria Math"/>
                          </w:rPr>
                          <m:t>I</m:t>
                        </m:r>
                      </m:e>
                      <m:sub>
                        <m:r>
                          <w:rPr>
                            <w:rFonts w:ascii="Cambria Math" w:hAnsi="Cambria Math"/>
                          </w:rPr>
                          <m:t>n</m:t>
                        </m:r>
                      </m:sub>
                    </m:sSub>
                  </m:e>
                </m:d>
                <m:r>
                  <m:rPr>
                    <m:sty m:val="p"/>
                  </m:rPr>
                  <w:rPr>
                    <w:rFonts w:ascii="Cambria Math" w:hAnsi="Cambria Math"/>
                  </w:rPr>
                  <m:t>,</m:t>
                </m:r>
              </m:oMath>
            </m:oMathPara>
          </w:p>
        </w:tc>
        <w:tc>
          <w:tcPr>
            <w:tcW w:w="708" w:type="dxa"/>
            <w:vAlign w:val="center"/>
          </w:tcPr>
          <w:p w14:paraId="61390825" w14:textId="415E76B9" w:rsidR="00591E72" w:rsidRPr="00316F52" w:rsidRDefault="00591E72" w:rsidP="00694A65">
            <w:bookmarkStart w:id="70" w:name="_Ref61015770"/>
            <w:r w:rsidRPr="00316F52">
              <w:t>(</w:t>
            </w:r>
            <w:r w:rsidR="007D2C74">
              <w:fldChar w:fldCharType="begin"/>
            </w:r>
            <w:r w:rsidR="007D2C74">
              <w:instrText xml:space="preserve"> SEQ Equation \* ARABIC </w:instrText>
            </w:r>
            <w:r w:rsidR="007D2C74">
              <w:fldChar w:fldCharType="separate"/>
            </w:r>
            <w:r>
              <w:rPr>
                <w:noProof/>
              </w:rPr>
              <w:t>11</w:t>
            </w:r>
            <w:r w:rsidR="007D2C74">
              <w:rPr>
                <w:noProof/>
              </w:rPr>
              <w:fldChar w:fldCharType="end"/>
            </w:r>
            <w:r w:rsidRPr="00316F52">
              <w:t>)</w:t>
            </w:r>
            <w:bookmarkEnd w:id="70"/>
          </w:p>
        </w:tc>
      </w:tr>
    </w:tbl>
    <w:p w14:paraId="7161F219" w14:textId="311EA813" w:rsidR="00A43240" w:rsidRDefault="00361C0C" w:rsidP="00694A65">
      <w:r>
        <w:t>w</w:t>
      </w:r>
      <w:r w:rsidR="00A43240" w:rsidRPr="00A43240">
        <w:t xml:space="preserve">here </w:t>
      </w:r>
      <m:oMath>
        <m:sSub>
          <m:sSubPr>
            <m:ctrlPr>
              <w:rPr>
                <w:rFonts w:ascii="Cambria Math" w:hAnsi="Cambria Math"/>
                <w:b/>
                <w:bCs/>
                <w:iCs/>
              </w:rPr>
            </m:ctrlPr>
          </m:sSubPr>
          <m:e>
            <m:r>
              <m:rPr>
                <m:sty m:val="b"/>
              </m:rP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e>
          <m:sup>
            <m:r>
              <w:rPr>
                <w:rFonts w:ascii="Cambria Math" w:hAnsi="Cambria Math"/>
              </w:rPr>
              <m:t>T</m:t>
            </m:r>
          </m:sup>
        </m:sSup>
      </m:oMath>
      <w:r w:rsidR="00A43240" w:rsidRPr="00A43240">
        <w:rPr>
          <w:rFonts w:hint="eastAsia"/>
        </w:rPr>
        <w:t>,</w:t>
      </w:r>
      <w:r w:rsidR="00A43240" w:rsidRPr="00A43240">
        <w:t xml:space="preserve"> </w:t>
      </w:r>
      <m:oMath>
        <m:sSub>
          <m:sSubPr>
            <m:ctrlPr>
              <w:rPr>
                <w:rFonts w:ascii="Cambria Math" w:hAnsi="Cambria Math"/>
                <w:i/>
              </w:rPr>
            </m:ctrlPr>
          </m:sSubPr>
          <m:e>
            <m:r>
              <m:rPr>
                <m:sty m:val="b"/>
              </m:rPr>
              <w:rPr>
                <w:rFonts w:ascii="Cambria Math" w:hAnsi="Cambria Math"/>
              </w:rPr>
              <m:t>K</m:t>
            </m:r>
          </m:e>
          <m:sub>
            <m:r>
              <w:rPr>
                <w:rFonts w:ascii="Cambria Math" w:hAnsi="Cambria Math"/>
              </w:rPr>
              <m:t>n</m:t>
            </m:r>
          </m:sub>
        </m:sSub>
        <m:r>
          <w:rPr>
            <w:rFonts w:ascii="Cambria Math" w:hAnsi="Cambria Math"/>
          </w:rPr>
          <m:t xml:space="preserve"> </m:t>
        </m:r>
      </m:oMath>
      <w:r w:rsidR="00A43240" w:rsidRPr="00A43240">
        <w:t xml:space="preserve">is an </w:t>
      </w:r>
      <m:oMath>
        <m:r>
          <w:rPr>
            <w:rFonts w:ascii="Cambria Math" w:hAnsi="Cambria Math"/>
          </w:rPr>
          <m:t>n×n</m:t>
        </m:r>
      </m:oMath>
      <w:r w:rsidR="00A43240" w:rsidRPr="00A43240">
        <w:rPr>
          <w:rFonts w:hint="eastAsia"/>
        </w:rPr>
        <w:t xml:space="preserve"> </w:t>
      </w:r>
      <w:r w:rsidR="00A43240" w:rsidRPr="00A43240">
        <w:t xml:space="preserve">matrix and </w:t>
      </w:r>
      <w:r w:rsidR="00780BCA">
        <w:t>the (</w:t>
      </w:r>
      <m:oMath>
        <m:r>
          <w:rPr>
            <w:rFonts w:ascii="Cambria Math" w:hAnsi="Cambria Math"/>
          </w:rPr>
          <m:t>i,j</m:t>
        </m:r>
      </m:oMath>
      <w:r w:rsidR="00780BCA">
        <w:t>) element</w:t>
      </w:r>
      <w:r w:rsidR="00A43240" w:rsidRPr="00A43240">
        <w:t xml:space="preserve"> is </w:t>
      </w:r>
      <m:oMath>
        <m:r>
          <w:rPr>
            <w:rFonts w:ascii="Cambria Math" w:hAnsi="Cambria Math"/>
          </w:rPr>
          <m:t>k(</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oMath>
      <w:r w:rsidR="00A43240" w:rsidRPr="00A43240">
        <w:t xml:space="preserve">, and </w:t>
      </w:r>
      <m:oMath>
        <m:sSub>
          <m:sSubPr>
            <m:ctrlPr>
              <w:rPr>
                <w:rFonts w:ascii="Cambria Math" w:hAnsi="Cambria Math"/>
                <w:i/>
              </w:rPr>
            </m:ctrlPr>
          </m:sSubPr>
          <m:e>
            <m:r>
              <m:rPr>
                <m:sty m:val="b"/>
              </m:rPr>
              <w:rPr>
                <w:rFonts w:ascii="Cambria Math" w:hAnsi="Cambria Math"/>
              </w:rPr>
              <m:t>I</m:t>
            </m:r>
          </m:e>
          <m:sub>
            <m:r>
              <w:rPr>
                <w:rFonts w:ascii="Cambria Math" w:hAnsi="Cambria Math"/>
              </w:rPr>
              <m:t>n</m:t>
            </m:r>
          </m:sub>
        </m:sSub>
      </m:oMath>
      <w:r w:rsidR="00A43240" w:rsidRPr="00A43240">
        <w:t xml:space="preserve"> is an </w:t>
      </w:r>
      <m:oMath>
        <m:r>
          <w:rPr>
            <w:rFonts w:ascii="Cambria Math" w:hAnsi="Cambria Math"/>
          </w:rPr>
          <m:t>n×n</m:t>
        </m:r>
      </m:oMath>
      <w:r w:rsidR="00A43240" w:rsidRPr="00A43240">
        <w:t xml:space="preserve"> identity matrix.</w:t>
      </w:r>
      <m:oMath>
        <m:r>
          <w:rPr>
            <w:rFonts w:ascii="Cambria Math" w:hAnsi="Cambria Math"/>
          </w:rPr>
          <m:t xml:space="preserve"> </m:t>
        </m:r>
      </m:oMath>
      <w:r w:rsidR="00A43240" w:rsidRPr="00A43240">
        <w:t xml:space="preserve">Given the parameters </w:t>
      </w:r>
      <m:oMath>
        <m:r>
          <m:rPr>
            <m:sty m:val="bi"/>
          </m:rPr>
          <w:rPr>
            <w:rFonts w:ascii="Cambria Math" w:hAnsi="Cambria Math"/>
          </w:rPr>
          <m:t>θ</m:t>
        </m:r>
        <m:r>
          <w:rPr>
            <w:rFonts w:ascii="Cambria Math" w:hAnsi="Cambria Math"/>
          </w:rPr>
          <m:t>, ν</m:t>
        </m:r>
      </m:oMath>
      <w:r w:rsidR="00A43240" w:rsidRPr="00A43240">
        <w:t>,</w:t>
      </w:r>
      <m:oMath>
        <m:r>
          <w:rPr>
            <w:rFonts w:ascii="Cambria Math" w:hAnsi="Cambria Math"/>
          </w:rPr>
          <m:t xml:space="preserve"> γ</m:t>
        </m:r>
      </m:oMath>
      <w:r w:rsidR="00A43240" w:rsidRPr="00A43240">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53A48">
        <w:t xml:space="preserve"> and the</w:t>
      </w:r>
      <w:r w:rsidR="00A53A48" w:rsidRPr="00A43240">
        <w:t xml:space="preserve"> observations</w:t>
      </w:r>
      <w:r w:rsidR="00A53A48">
        <w:t xml:space="preserv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43240" w:rsidRPr="00A43240">
        <w:rPr>
          <w:rFonts w:hint="eastAsia"/>
        </w:rPr>
        <w:t>,</w:t>
      </w:r>
      <w:r w:rsidR="00A43240" w:rsidRPr="00A43240">
        <w:t xml:space="preserve"> the predictive distribution of </w:t>
      </w:r>
      <m:oMath>
        <m:r>
          <w:rPr>
            <w:rFonts w:ascii="Cambria Math" w:hAnsi="Cambria Math"/>
          </w:rPr>
          <m:t>y(</m:t>
        </m:r>
        <m:r>
          <m:rPr>
            <m:sty m:val="b"/>
          </m:rPr>
          <w:rPr>
            <w:rFonts w:ascii="Cambria Math" w:hAnsi="Cambria Math"/>
          </w:rPr>
          <m:t>x</m:t>
        </m:r>
        <m:r>
          <w:rPr>
            <w:rFonts w:ascii="Cambria Math" w:hAnsi="Cambria Math"/>
          </w:rPr>
          <m:t>)</m:t>
        </m:r>
      </m:oMath>
      <w:r w:rsidR="00A43240" w:rsidRPr="00A43240">
        <w:rPr>
          <w:rFonts w:hint="eastAsia"/>
        </w:rPr>
        <w:t xml:space="preserve"> </w:t>
      </w:r>
      <w:r w:rsidR="00A43240" w:rsidRPr="00A43240">
        <w:t xml:space="preserve">at new inputs </w:t>
      </w:r>
      <m:oMath>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r>
          <w:rPr>
            <w:rFonts w:ascii="Cambria Math" w:hAnsi="Cambria Math"/>
          </w:rPr>
          <m:t>,</m:t>
        </m:r>
      </m:oMath>
      <w:r w:rsidR="00A43240" w:rsidRPr="00A43240">
        <w:rPr>
          <w:rFonts w:hint="eastAsia"/>
        </w:rPr>
        <w:t xml:space="preserve"> </w:t>
      </w:r>
      <w:r w:rsidR="00A43240" w:rsidRPr="00A43240">
        <w:t xml:space="preserve">that is, </w:t>
      </w:r>
      <m:oMath>
        <m:r>
          <w:rPr>
            <w:rFonts w:ascii="Cambria Math" w:hAnsi="Cambria Math"/>
          </w:rPr>
          <m:t>y(</m:t>
        </m:r>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00A43240" w:rsidRPr="00A43240">
        <w:t>, follow</w:t>
      </w:r>
      <w:r w:rsidR="00EC265D">
        <w:t>s</w:t>
      </w:r>
      <w:r w:rsidR="00A43240" w:rsidRPr="00A43240">
        <w:t xml:space="preserve"> a normal distribution </w:t>
      </w:r>
      <m:oMath>
        <m:r>
          <w:rPr>
            <w:rFonts w:ascii="Cambria Math" w:hAnsi="Cambria Math"/>
          </w:rPr>
          <m:t>N(μ</m:t>
        </m:r>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r>
          <w:rPr>
            <w:rFonts w:ascii="Cambria Math" w:hAnsi="Cambria Math"/>
          </w:rPr>
          <m:t>))</m:t>
        </m:r>
      </m:oMath>
      <w:r w:rsidR="00A43240" w:rsidRPr="00A43240">
        <w:rPr>
          <w:rFonts w:hint="eastAsia"/>
        </w:rPr>
        <w:t>,</w:t>
      </w:r>
      <w:r w:rsidR="00711EE5" w:rsidRPr="008B355A">
        <w:t xml:space="preserve"> where the mean and variance can be derived</w:t>
      </w:r>
      <w:r w:rsidR="00C60FCE">
        <w:t xml:space="preserve"> </w:t>
      </w:r>
      <w:r w:rsidR="006E2169">
        <w:t>from</w:t>
      </w:r>
      <w:r w:rsidR="00C60FCE">
        <w:t xml:space="preserve"> the property of multivariate normal distribution</w:t>
      </w:r>
      <w:r w:rsidR="006E2169">
        <w:t>,</w:t>
      </w:r>
      <w:r w:rsidR="00711EE5" w:rsidRPr="008B355A">
        <w:t xml:space="preserve"> </w:t>
      </w:r>
      <w:r w:rsidR="00C60FCE">
        <w:t xml:space="preserve">which can be </w:t>
      </w:r>
      <w:r w:rsidR="00711EE5">
        <w:t>expressed, respectively, as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591E72" w:rsidRPr="00316F52" w14:paraId="66BBD671" w14:textId="77777777" w:rsidTr="001F7738">
        <w:tc>
          <w:tcPr>
            <w:tcW w:w="8642" w:type="dxa"/>
            <w:vAlign w:val="center"/>
          </w:tcPr>
          <w:p w14:paraId="5D3F4907" w14:textId="720A1FFF" w:rsidR="00591E72" w:rsidRPr="006F4A33" w:rsidRDefault="00591E72" w:rsidP="00694A65">
            <m:oMathPara>
              <m:oMath>
                <m:r>
                  <w:rPr>
                    <w:rFonts w:ascii="Cambria Math" w:hAnsi="Cambria Math"/>
                  </w:rPr>
                  <m:t>μ</m:t>
                </m:r>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m:rPr>
                            <m:sty m:val="p"/>
                          </m:rPr>
                          <w:rPr>
                            <w:rFonts w:ascii="Cambria Math" w:hAnsi="Cambria Math"/>
                          </w:rPr>
                          <m:t>new</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m:rPr>
                            <m:sty m:val="p"/>
                          </m:rPr>
                          <w:rPr>
                            <w:rFonts w:ascii="Cambria Math" w:hAnsi="Cambria Math"/>
                          </w:rPr>
                          <m:t>new</m:t>
                        </m:r>
                      </m:sub>
                    </m:sSub>
                    <m:r>
                      <m:rPr>
                        <m:sty m:val="p"/>
                      </m:rPr>
                      <w:rPr>
                        <w:rFonts w:ascii="Cambria Math" w:hAnsi="Cambria Math"/>
                      </w:rPr>
                      <m:t>,</m:t>
                    </m:r>
                    <m:r>
                      <m:rPr>
                        <m:sty m:val="bi"/>
                      </m:rPr>
                      <w:rPr>
                        <w:rFonts w:ascii="Cambria Math" w:hAnsi="Cambria Math"/>
                      </w:rPr>
                      <m:t>θ</m:t>
                    </m:r>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b"/>
                          </m:rPr>
                          <w:rPr>
                            <w:rFonts w:ascii="Cambria Math" w:hAnsi="Cambria Math"/>
                          </w:rPr>
                          <m:t>k</m:t>
                        </m:r>
                      </m:e>
                      <m:sub>
                        <m:r>
                          <w:rPr>
                            <w:rFonts w:ascii="Cambria Math" w:hAnsi="Cambria Math"/>
                          </w:rPr>
                          <m:t>n</m:t>
                        </m:r>
                      </m:sub>
                    </m:sSub>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m:rPr>
                                <m:sty m:val="p"/>
                              </m:rPr>
                              <w:rPr>
                                <w:rFonts w:ascii="Cambria Math" w:hAnsi="Cambria Math"/>
                              </w:rPr>
                              <m:t>new</m:t>
                            </m:r>
                          </m:sub>
                        </m:sSub>
                      </m:e>
                    </m:d>
                  </m:e>
                  <m:sup>
                    <m:r>
                      <w:rPr>
                        <w:rFonts w:ascii="Cambria Math" w:hAnsi="Cambria Math"/>
                      </w:rPr>
                      <m:t>T</m:t>
                    </m:r>
                  </m:sup>
                </m:s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K</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ν</m:t>
                            </m:r>
                          </m:den>
                        </m:f>
                        <m:sSub>
                          <m:sSubPr>
                            <m:ctrlPr>
                              <w:rPr>
                                <w:rFonts w:ascii="Cambria Math" w:hAnsi="Cambria Math"/>
                              </w:rPr>
                            </m:ctrlPr>
                          </m:sSubPr>
                          <m:e>
                            <m:r>
                              <m:rPr>
                                <m:sty m:val="b"/>
                              </m:rPr>
                              <w:rPr>
                                <w:rFonts w:ascii="Cambria Math" w:hAnsi="Cambria Math"/>
                              </w:rPr>
                              <m:t>I</m:t>
                            </m:r>
                          </m:e>
                          <m:sub>
                            <m:r>
                              <w:rPr>
                                <w:rFonts w:ascii="Cambria Math" w:hAnsi="Cambria Math"/>
                              </w:rPr>
                              <m:t>n</m:t>
                            </m:r>
                          </m:sub>
                        </m:sSub>
                      </m:e>
                    </m:d>
                  </m:e>
                  <m:sup>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b/>
                            <w:bCs/>
                            <w:iCs/>
                          </w:rPr>
                        </m:ctrlPr>
                      </m:sSubPr>
                      <m:e>
                        <m:r>
                          <m:rPr>
                            <m:sty m:val="b"/>
                          </m:rPr>
                          <w:rPr>
                            <w:rFonts w:ascii="Cambria Math" w:hAnsi="Cambria Math"/>
                          </w:rPr>
                          <m:t>f</m:t>
                        </m:r>
                      </m:e>
                      <m:sub>
                        <m:r>
                          <w:rPr>
                            <w:rFonts w:ascii="Cambria Math" w:hAnsi="Cambria Math"/>
                          </w:rPr>
                          <m:t>n</m:t>
                        </m:r>
                      </m:sub>
                    </m:sSub>
                    <m:d>
                      <m:dPr>
                        <m:ctrlPr>
                          <w:rPr>
                            <w:rFonts w:ascii="Cambria Math" w:hAnsi="Cambria Math"/>
                          </w:rPr>
                        </m:ctrlPr>
                      </m:dPr>
                      <m:e>
                        <m:r>
                          <m:rPr>
                            <m:sty m:val="bi"/>
                          </m:rPr>
                          <w:rPr>
                            <w:rFonts w:ascii="Cambria Math" w:hAnsi="Cambria Math"/>
                          </w:rPr>
                          <m:t>θ</m:t>
                        </m:r>
                      </m:e>
                    </m:d>
                  </m:e>
                </m:d>
                <m:r>
                  <m:rPr>
                    <m:sty m:val="p"/>
                  </m:rPr>
                  <w:rPr>
                    <w:rFonts w:ascii="Cambria Math" w:hAnsi="Cambria Math"/>
                  </w:rPr>
                  <m:t>,</m:t>
                </m:r>
              </m:oMath>
            </m:oMathPara>
          </w:p>
        </w:tc>
        <w:tc>
          <w:tcPr>
            <w:tcW w:w="708" w:type="dxa"/>
            <w:vAlign w:val="center"/>
          </w:tcPr>
          <w:p w14:paraId="5FE17113" w14:textId="1FAB7DC2" w:rsidR="00591E72" w:rsidRPr="00316F52" w:rsidRDefault="00591E72" w:rsidP="00694A65">
            <w:bookmarkStart w:id="71" w:name="_Ref61013859"/>
            <w:r w:rsidRPr="00316F52">
              <w:t>(</w:t>
            </w:r>
            <w:r w:rsidR="007D2C74">
              <w:fldChar w:fldCharType="begin"/>
            </w:r>
            <w:r w:rsidR="007D2C74">
              <w:instrText xml:space="preserve"> SEQ Equation \* ARABIC </w:instrText>
            </w:r>
            <w:r w:rsidR="007D2C74">
              <w:fldChar w:fldCharType="separate"/>
            </w:r>
            <w:r>
              <w:rPr>
                <w:noProof/>
              </w:rPr>
              <w:t>12</w:t>
            </w:r>
            <w:r w:rsidR="007D2C74">
              <w:rPr>
                <w:noProof/>
              </w:rPr>
              <w:fldChar w:fldCharType="end"/>
            </w:r>
            <w:r w:rsidRPr="00316F52">
              <w:t>)</w:t>
            </w:r>
            <w:bookmarkEnd w:id="71"/>
          </w:p>
        </w:tc>
      </w:tr>
    </w:tbl>
    <w:p w14:paraId="4B894B5D" w14:textId="61CE5C5F" w:rsidR="00AB7FD1" w:rsidRDefault="00AB7FD1" w:rsidP="00694A65">
      <w:r>
        <w:t>and</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AB7FD1" w:rsidRPr="00316F52" w14:paraId="74CFB309" w14:textId="77777777" w:rsidTr="001F7738">
        <w:tc>
          <w:tcPr>
            <w:tcW w:w="8642" w:type="dxa"/>
            <w:vAlign w:val="center"/>
          </w:tcPr>
          <w:p w14:paraId="312821A8" w14:textId="1F7B5715" w:rsidR="00AB7FD1" w:rsidRPr="006F4A33" w:rsidRDefault="007D2C74" w:rsidP="00694A65">
            <m:oMathPara>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m:rPr>
                            <m:sty m:val="p"/>
                          </m:rPr>
                          <w:rPr>
                            <w:rFonts w:ascii="Cambria Math" w:hAnsi="Cambria Math"/>
                          </w:rPr>
                          <m:t>new</m:t>
                        </m:r>
                      </m:sub>
                    </m:sSub>
                  </m:e>
                </m:d>
                <m:r>
                  <m:rPr>
                    <m:sty m:val="p"/>
                  </m:rPr>
                  <w:rPr>
                    <w:rFonts w:ascii="Cambria Math" w:hAnsi="Cambria Math"/>
                  </w:rPr>
                  <m:t>=ν+</m:t>
                </m:r>
                <m:sSup>
                  <m:sSupPr>
                    <m:ctrlPr>
                      <w:rPr>
                        <w:rFonts w:ascii="Cambria Math" w:hAnsi="Cambria Math"/>
                        <w:iCs/>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-ν</m:t>
                </m:r>
                <m:sSup>
                  <m:sSupPr>
                    <m:ctrlPr>
                      <w:rPr>
                        <w:rFonts w:ascii="Cambria Math" w:hAnsi="Cambria Math"/>
                      </w:rPr>
                    </m:ctrlPr>
                  </m:sSupPr>
                  <m:e>
                    <m:sSub>
                      <m:sSubPr>
                        <m:ctrlPr>
                          <w:rPr>
                            <w:rFonts w:ascii="Cambria Math" w:hAnsi="Cambria Math"/>
                          </w:rPr>
                        </m:ctrlPr>
                      </m:sSubPr>
                      <m:e>
                        <m:r>
                          <m:rPr>
                            <m:sty m:val="b"/>
                          </m:rPr>
                          <w:rPr>
                            <w:rFonts w:ascii="Cambria Math" w:hAnsi="Cambria Math"/>
                          </w:rPr>
                          <m:t>k</m:t>
                        </m:r>
                      </m:e>
                      <m:sub>
                        <m:r>
                          <w:rPr>
                            <w:rFonts w:ascii="Cambria Math" w:hAnsi="Cambria Math"/>
                          </w:rPr>
                          <m:t>n</m:t>
                        </m:r>
                      </m:sub>
                    </m:sSub>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m:rPr>
                                <m:sty m:val="p"/>
                              </m:rPr>
                              <w:rPr>
                                <w:rFonts w:ascii="Cambria Math" w:hAnsi="Cambria Math"/>
                              </w:rPr>
                              <m:t>new</m:t>
                            </m:r>
                          </m:sub>
                        </m:sSub>
                      </m:e>
                    </m:d>
                  </m:e>
                  <m:sup>
                    <m:r>
                      <w:rPr>
                        <w:rFonts w:ascii="Cambria Math" w:hAnsi="Cambria Math"/>
                      </w:rPr>
                      <m:t>T</m:t>
                    </m:r>
                  </m:sup>
                </m:s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K</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ν</m:t>
                            </m:r>
                          </m:den>
                        </m:f>
                        <m:sSub>
                          <m:sSubPr>
                            <m:ctrlPr>
                              <w:rPr>
                                <w:rFonts w:ascii="Cambria Math" w:hAnsi="Cambria Math"/>
                              </w:rPr>
                            </m:ctrlPr>
                          </m:sSubPr>
                          <m:e>
                            <m:r>
                              <m:rPr>
                                <m:sty m:val="b"/>
                              </m:rPr>
                              <w:rPr>
                                <w:rFonts w:ascii="Cambria Math" w:hAnsi="Cambria Math"/>
                              </w:rPr>
                              <m:t>I</m:t>
                            </m:r>
                          </m:e>
                          <m:sub>
                            <m:r>
                              <w:rPr>
                                <w:rFonts w:ascii="Cambria Math" w:hAnsi="Cambria Math"/>
                              </w:rPr>
                              <m:t>n</m:t>
                            </m:r>
                          </m:sub>
                        </m:sSub>
                      </m:e>
                    </m:d>
                  </m:e>
                  <m:sup>
                    <m:r>
                      <m:rPr>
                        <m:sty m:val="p"/>
                      </m:rPr>
                      <w:rPr>
                        <w:rFonts w:ascii="Cambria Math" w:hAnsi="Cambria Math"/>
                      </w:rPr>
                      <m:t>-1</m:t>
                    </m:r>
                  </m:sup>
                </m:sSup>
                <m:sSub>
                  <m:sSubPr>
                    <m:ctrlPr>
                      <w:rPr>
                        <w:rFonts w:ascii="Cambria Math" w:hAnsi="Cambria Math"/>
                      </w:rPr>
                    </m:ctrlPr>
                  </m:sSubPr>
                  <m:e>
                    <m:r>
                      <m:rPr>
                        <m:sty m:val="b"/>
                      </m:rPr>
                      <w:rPr>
                        <w:rFonts w:ascii="Cambria Math" w:hAnsi="Cambria Math"/>
                      </w:rPr>
                      <m:t>k</m:t>
                    </m:r>
                  </m:e>
                  <m:sub>
                    <m:r>
                      <w:rPr>
                        <w:rFonts w:ascii="Cambria Math" w:hAnsi="Cambria Math"/>
                      </w:rPr>
                      <m:t>n</m:t>
                    </m:r>
                  </m:sub>
                </m:sSub>
                <m:d>
                  <m:dPr>
                    <m:ctrlPr>
                      <w:rPr>
                        <w:rFonts w:ascii="Cambria Math" w:hAnsi="Cambria Math"/>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rPr>
                        </m:ctrlPr>
                      </m:e>
                      <m:sub>
                        <m:r>
                          <m:rPr>
                            <m:sty m:val="p"/>
                          </m:rPr>
                          <w:rPr>
                            <w:rFonts w:ascii="Cambria Math" w:hAnsi="Cambria Math"/>
                          </w:rPr>
                          <m:t>new</m:t>
                        </m:r>
                      </m:sub>
                    </m:sSub>
                  </m:e>
                </m:d>
                <m:r>
                  <m:rPr>
                    <m:sty m:val="p"/>
                  </m:rPr>
                  <w:rPr>
                    <w:rFonts w:ascii="Cambria Math" w:hAnsi="Cambria Math"/>
                  </w:rPr>
                  <m:t>,</m:t>
                </m:r>
              </m:oMath>
            </m:oMathPara>
          </w:p>
        </w:tc>
        <w:tc>
          <w:tcPr>
            <w:tcW w:w="708" w:type="dxa"/>
            <w:vAlign w:val="center"/>
          </w:tcPr>
          <w:p w14:paraId="6BA0043E" w14:textId="6DBF6776" w:rsidR="00AB7FD1" w:rsidRPr="00316F52" w:rsidRDefault="00AB7FD1" w:rsidP="00694A65">
            <w:r w:rsidRPr="00316F52">
              <w:t>(</w:t>
            </w:r>
            <w:r w:rsidR="007D2C74">
              <w:fldChar w:fldCharType="begin"/>
            </w:r>
            <w:r w:rsidR="007D2C74">
              <w:instrText xml:space="preserve"> SEQ Equation \* ARABIC </w:instrText>
            </w:r>
            <w:r w:rsidR="007D2C74">
              <w:fldChar w:fldCharType="separate"/>
            </w:r>
            <w:r>
              <w:rPr>
                <w:noProof/>
              </w:rPr>
              <w:t>13</w:t>
            </w:r>
            <w:r w:rsidR="007D2C74">
              <w:rPr>
                <w:noProof/>
              </w:rPr>
              <w:fldChar w:fldCharType="end"/>
            </w:r>
            <w:r w:rsidRPr="00316F52">
              <w:t>)</w:t>
            </w:r>
          </w:p>
        </w:tc>
      </w:tr>
    </w:tbl>
    <w:p w14:paraId="3DDD4D2E" w14:textId="70BD68C9" w:rsidR="00A43240" w:rsidRDefault="00A43240" w:rsidP="00694A65">
      <w:r w:rsidRPr="00A43240">
        <w:rPr>
          <w:rFonts w:hint="eastAsia"/>
        </w:rPr>
        <w:lastRenderedPageBreak/>
        <w:t>w</w:t>
      </w:r>
      <w:r w:rsidRPr="00A43240">
        <w:t xml:space="preserve">here </w:t>
      </w:r>
      <m:oMath>
        <m:sSub>
          <m:sSubPr>
            <m:ctrlPr>
              <w:rPr>
                <w:rFonts w:ascii="Cambria Math" w:hAnsi="Cambria Math"/>
                <w:i/>
              </w:rPr>
            </m:ctrlPr>
          </m:sSubPr>
          <m:e>
            <m:r>
              <m:rPr>
                <m:sty m:val="b"/>
              </m:rPr>
              <w:rPr>
                <w:rFonts w:ascii="Cambria Math" w:hAnsi="Cambria Math"/>
              </w:rPr>
              <m:t>k</m:t>
            </m:r>
          </m:e>
          <m:sub>
            <m:r>
              <w:rPr>
                <w:rFonts w:ascii="Cambria Math" w:hAnsi="Cambria Math"/>
              </w:rPr>
              <m:t>n</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e>
            </m:d>
          </m:e>
          <m:sup>
            <m:r>
              <w:rPr>
                <w:rFonts w:ascii="Cambria Math" w:hAnsi="Cambria Math"/>
              </w:rPr>
              <m:t>T</m:t>
            </m:r>
          </m:sup>
        </m:sSup>
        <m:r>
          <w:rPr>
            <w:rFonts w:ascii="Cambria Math" w:hAnsi="Cambria Math"/>
          </w:rPr>
          <m:t>.</m:t>
        </m:r>
      </m:oMath>
      <w:r w:rsidRPr="00A43240">
        <w:t xml:space="preserve"> The unknown parameters can be obtained by maximum likelihood estimation </w:t>
      </w:r>
      <w:r w:rsidR="007F2B30">
        <w:t>that</w:t>
      </w:r>
      <w:r w:rsidRPr="00A43240">
        <w:t xml:space="preserve"> is introduced in the next subsection.</w:t>
      </w:r>
      <w:r w:rsidR="001F7E75">
        <w:t xml:space="preserve"> </w:t>
      </w:r>
      <m:oMath>
        <m:r>
          <w:rPr>
            <w:rFonts w:ascii="Cambria Math" w:hAnsi="Cambria Math"/>
          </w:rPr>
          <m:t>μ</m:t>
        </m:r>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p"/>
                  </m:rPr>
                  <w:rPr>
                    <w:rFonts w:ascii="Cambria Math" w:hAnsi="Cambria Math"/>
                  </w:rPr>
                  <m:t>new</m:t>
                </m:r>
              </m:sub>
            </m:sSub>
          </m:e>
        </m:d>
      </m:oMath>
      <w:r w:rsidR="001F7E75" w:rsidRPr="00D44CFF">
        <w:t xml:space="preserve"> can be considered as</w:t>
      </w:r>
      <w:r w:rsidR="001F7E75">
        <w:t xml:space="preserve"> the predictor of </w:t>
      </w:r>
      <w:r w:rsidR="001A1297">
        <w:t xml:space="preserve">the </w:t>
      </w:r>
      <w:r w:rsidR="00C314DF">
        <w:t xml:space="preserve">alpha function at </w:t>
      </w:r>
      <w:r w:rsidR="001F7E75">
        <w:t xml:space="preserve">the new variable setting, which is </w:t>
      </w:r>
      <w:r w:rsidR="005C4BAB">
        <w:t xml:space="preserve">essentially </w:t>
      </w:r>
      <w:r w:rsidR="001F7E75">
        <w:t xml:space="preserve">the sum of the model function and a correction </w:t>
      </w:r>
      <w:r w:rsidR="001A1297">
        <w:t>for</w:t>
      </w:r>
      <w:r w:rsidR="001F7E75">
        <w:t xml:space="preserve"> observation error and model discrepancy. Such </w:t>
      </w:r>
      <w:r w:rsidR="001A1297">
        <w:t xml:space="preserve">a </w:t>
      </w:r>
      <w:r w:rsidR="001F7E75">
        <w:t>correction is crucial for the more</w:t>
      </w:r>
      <w:r w:rsidR="00D108DE">
        <w:t xml:space="preserve"> accurate</w:t>
      </w:r>
      <w:r w:rsidR="001F7E75">
        <w:t xml:space="preserve"> capture of the </w:t>
      </w:r>
      <w:r w:rsidR="001E646B">
        <w:t>physical reality</w:t>
      </w:r>
      <w:r w:rsidR="001F7E75">
        <w:t>. Since our predictor consists of a deterministic part (computer model) and a statistical correction (model bias), we regard our calibration model as</w:t>
      </w:r>
      <w:r w:rsidR="001A1297">
        <w:t xml:space="preserve"> a</w:t>
      </w:r>
      <w:r w:rsidR="001F7E75">
        <w:t xml:space="preserve"> </w:t>
      </w:r>
      <w:r w:rsidR="001F7E75" w:rsidRPr="0098149E">
        <w:rPr>
          <w:i/>
          <w:iCs/>
        </w:rPr>
        <w:t>semi-parametric alpha function</w:t>
      </w:r>
      <w:r w:rsidR="001F7E75">
        <w:t xml:space="preserve">. Another highlight of the current calibration model is the automatic uncertainty quantification by </w:t>
      </w: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sz w:val="22"/>
                <w:szCs w:val="22"/>
              </w:rPr>
            </m:ctrlPr>
          </m:dPr>
          <m:e>
            <m:sSub>
              <m:sSubPr>
                <m:ctrlPr>
                  <w:rPr>
                    <w:rFonts w:ascii="Cambria Math" w:hAnsi="Cambria Math"/>
                    <w:b/>
                    <w:bCs/>
                    <w:iCs/>
                  </w:rPr>
                </m:ctrlPr>
              </m:sSubPr>
              <m:e>
                <m:r>
                  <m:rPr>
                    <m:sty m:val="b"/>
                  </m:rPr>
                  <w:rPr>
                    <w:rFonts w:ascii="Cambria Math" w:hAnsi="Cambria Math"/>
                  </w:rPr>
                  <m:t>x</m:t>
                </m:r>
              </m:e>
              <m:sub>
                <m:r>
                  <m:rPr>
                    <m:sty m:val="p"/>
                  </m:rPr>
                  <w:rPr>
                    <w:rFonts w:ascii="Cambria Math" w:hAnsi="Cambria Math"/>
                  </w:rPr>
                  <m:t>new</m:t>
                </m:r>
              </m:sub>
            </m:sSub>
          </m:e>
        </m:d>
      </m:oMath>
      <w:r w:rsidR="001F7E75" w:rsidRPr="0089351A">
        <w:t xml:space="preserve">. It is easy to verify that </w:t>
      </w:r>
      <w:r w:rsidR="001F7E75">
        <w:t xml:space="preserve">when </w:t>
      </w:r>
      <m:oMath>
        <m:sSub>
          <m:sSubPr>
            <m:ctrlPr>
              <w:rPr>
                <w:rFonts w:ascii="Cambria Math" w:hAnsi="Cambria Math"/>
                <w:b/>
                <w:bCs/>
                <w:iCs/>
              </w:rPr>
            </m:ctrlPr>
          </m:sSubPr>
          <m:e>
            <m:r>
              <m:rPr>
                <m:sty m:val="b"/>
              </m:rPr>
              <w:rPr>
                <w:rFonts w:ascii="Cambria Math" w:hAnsi="Cambria Math"/>
              </w:rPr>
              <m:t>x</m:t>
            </m:r>
          </m:e>
          <m:sub>
            <m:r>
              <m:rPr>
                <m:sty m:val="p"/>
              </m:rPr>
              <w:rPr>
                <w:rFonts w:ascii="Cambria Math" w:hAnsi="Cambria Math"/>
              </w:rPr>
              <m:t>new</m:t>
            </m:r>
          </m:sub>
        </m:sSub>
      </m:oMath>
      <w:r w:rsidR="001F7E75">
        <w:rPr>
          <w:b/>
          <w:bCs/>
          <w:iCs/>
        </w:rPr>
        <w:t xml:space="preserve"> </w:t>
      </w:r>
      <w:r w:rsidR="001F7E75">
        <w:rPr>
          <w:iCs/>
        </w:rPr>
        <w:t xml:space="preserve">coincides one of the </w:t>
      </w:r>
      <w:r w:rsidR="002818A8">
        <w:rPr>
          <w:iCs/>
        </w:rPr>
        <w:t>variable settings</w:t>
      </w:r>
      <w:r w:rsidR="001F7E75">
        <w:rPr>
          <w:iCs/>
        </w:rPr>
        <w:t xml:space="preserve"> in the training dataset</w:t>
      </w:r>
      <w:r w:rsidR="00DD3A4B">
        <w:rPr>
          <w:iCs/>
        </w:rPr>
        <w:t xml:space="preserve"> and the measurement error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DD3A4B">
        <w:t xml:space="preserve"> is sufficiently small</w:t>
      </w:r>
      <w:r w:rsidR="001F7E75">
        <w:rPr>
          <w:iCs/>
        </w:rPr>
        <w:t xml:space="preserve">, </w:t>
      </w:r>
      <w:r w:rsidR="00927355">
        <w:rPr>
          <w:iCs/>
        </w:rPr>
        <w:t>the predictor</w:t>
      </w:r>
      <w:r w:rsidR="00DD3A4B">
        <w:rPr>
          <w:iCs/>
        </w:rPr>
        <w:t xml:space="preserve"> </w:t>
      </w:r>
      <m:oMath>
        <m:r>
          <w:rPr>
            <w:rFonts w:ascii="Cambria Math" w:hAnsi="Cambria Math"/>
          </w:rPr>
          <m:t>μ</m:t>
        </m:r>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p"/>
                  </m:rPr>
                  <w:rPr>
                    <w:rFonts w:ascii="Cambria Math" w:hAnsi="Cambria Math"/>
                  </w:rPr>
                  <m:t>new</m:t>
                </m:r>
              </m:sub>
            </m:sSub>
          </m:e>
        </m:d>
      </m:oMath>
      <w:r w:rsidR="00DD3A4B">
        <w:t xml:space="preserve"> </w:t>
      </w:r>
      <w:r w:rsidR="00927355">
        <w:t xml:space="preserve">approaches </w:t>
      </w:r>
      <w:r w:rsidR="007C41EA">
        <w:t>the</w:t>
      </w:r>
      <w:r w:rsidR="00E63096">
        <w:t xml:space="preserve"> corresponding</w:t>
      </w:r>
      <w:r w:rsidR="007C41EA">
        <w:t xml:space="preserve"> observation</w:t>
      </w:r>
      <w:r w:rsidR="001F7E75">
        <w:t xml:space="preserve">. In other words, the predictor can accurately </w:t>
      </w:r>
      <w:r w:rsidR="000C2638">
        <w:t>recover</w:t>
      </w:r>
      <w:r w:rsidR="001F7E75">
        <w:t xml:space="preserve"> all training points without </w:t>
      </w:r>
      <w:r w:rsidR="009A34A8">
        <w:t xml:space="preserve">the introduction of </w:t>
      </w:r>
      <w:r w:rsidR="001F7E75">
        <w:t>additional error, unlike</w:t>
      </w:r>
      <w:r w:rsidR="001A1297">
        <w:t xml:space="preserve"> the</w:t>
      </w:r>
      <w:r w:rsidR="001F7E75">
        <w:t xml:space="preserve"> conventional regression methods used in the literature </w:t>
      </w:r>
      <w:r w:rsidR="001A1297">
        <w:t xml:space="preserve">on </w:t>
      </w:r>
      <w:r w:rsidR="003B7F53">
        <w:t>EOS</w:t>
      </w:r>
      <w:r w:rsidR="001F7E75">
        <w:t xml:space="preserve"> development.</w:t>
      </w:r>
    </w:p>
    <w:p w14:paraId="1A3E6769" w14:textId="16434F6D" w:rsidR="00573EC9" w:rsidRDefault="00A47A58" w:rsidP="00694A65">
      <w:pPr>
        <w:pStyle w:val="3"/>
      </w:pPr>
      <w:r>
        <w:t>2</w:t>
      </w:r>
      <w:r w:rsidR="001A4E4E">
        <w:t>.2.4. Parameter estimation</w:t>
      </w:r>
    </w:p>
    <w:p w14:paraId="2A470235" w14:textId="3CED376F" w:rsidR="00591745" w:rsidRDefault="00352A98" w:rsidP="00694A65">
      <w:r w:rsidRPr="00AB7FD1">
        <w:rPr>
          <w:color w:val="000000" w:themeColor="text1"/>
        </w:rPr>
        <w:t xml:space="preserve">The </w:t>
      </w:r>
      <w:r w:rsidR="00E801D0" w:rsidRPr="00AB7FD1">
        <w:rPr>
          <w:color w:val="000000" w:themeColor="text1"/>
        </w:rPr>
        <w:t>calibration model</w:t>
      </w:r>
      <w:r w:rsidRPr="00AB7FD1">
        <w:rPr>
          <w:color w:val="000000" w:themeColor="text1"/>
        </w:rPr>
        <w:t xml:space="preserve"> </w:t>
      </w:r>
      <w:r w:rsidR="00D124EC" w:rsidRPr="00AB7FD1">
        <w:rPr>
          <w:color w:val="000000" w:themeColor="text1"/>
        </w:rPr>
        <w:t xml:space="preserve">includes the unknown parameters </w:t>
      </w:r>
      <m:oMath>
        <m:r>
          <m:rPr>
            <m:sty m:val="bi"/>
          </m:rPr>
          <w:rPr>
            <w:rFonts w:ascii="Cambria Math" w:hAnsi="Cambria Math"/>
          </w:rPr>
          <m:t>θ</m:t>
        </m:r>
        <m:r>
          <w:rPr>
            <w:rFonts w:ascii="Cambria Math" w:hAnsi="Cambria Math"/>
          </w:rPr>
          <m:t>, ν</m:t>
        </m:r>
      </m:oMath>
      <w:r w:rsidR="00591745" w:rsidRPr="00591745">
        <w:t>,</w:t>
      </w:r>
      <m:oMath>
        <m:r>
          <w:rPr>
            <w:rFonts w:ascii="Cambria Math" w:hAnsi="Cambria Math"/>
          </w:rPr>
          <m:t xml:space="preserve"> γ</m:t>
        </m:r>
      </m:oMath>
      <w:r w:rsidR="00591745" w:rsidRPr="00591745">
        <w:t>,</w:t>
      </w:r>
      <w:ins w:id="72" w:author="Zhou Arespur" w:date="2022-03-23T20:44:00Z">
        <w:r w:rsidR="004937DA">
          <w:t xml:space="preserve"> </w:t>
        </w:r>
      </w:ins>
      <m:oMath>
        <m:sSub>
          <m:sSubPr>
            <m:ctrlPr>
              <w:ins w:id="73" w:author="Zhou Arespur" w:date="2022-03-23T20:48:00Z">
                <w:rPr>
                  <w:rFonts w:ascii="Cambria Math" w:hAnsi="Cambria Math"/>
                  <w:i/>
                </w:rPr>
              </w:ins>
            </m:ctrlPr>
          </m:sSubPr>
          <m:e>
            <m:r>
              <w:ins w:id="74" w:author="Zhou Arespur" w:date="2022-03-23T20:48:00Z">
                <w:rPr>
                  <w:rFonts w:ascii="Cambria Math" w:hAnsi="Cambria Math"/>
                </w:rPr>
                <m:t>σ</m:t>
              </w:ins>
            </m:r>
          </m:e>
          <m:sub>
            <m:r>
              <w:ins w:id="75" w:author="Zhou Arespur" w:date="2022-03-23T20:48:00Z">
                <w:rPr>
                  <w:rFonts w:ascii="Cambria Math" w:hAnsi="Cambria Math"/>
                </w:rPr>
                <m:t>F</m:t>
              </w:ins>
            </m:r>
          </m:sub>
        </m:sSub>
      </m:oMath>
      <w:r w:rsidR="00591745" w:rsidRPr="0059174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E801D0">
        <w:t>,</w:t>
      </w:r>
      <w:r w:rsidR="00591745" w:rsidRPr="00591745">
        <w:t xml:space="preserve"> </w:t>
      </w:r>
      <w:r w:rsidR="00D124EC">
        <w:t xml:space="preserve">which need to </w:t>
      </w:r>
      <w:r w:rsidR="00E801D0">
        <w:t>b</w:t>
      </w:r>
      <w:r w:rsidR="00B3717A">
        <w:t>e</w:t>
      </w:r>
      <w:r w:rsidR="00E801D0">
        <w:t xml:space="preserve"> estimated. Here we adopt </w:t>
      </w:r>
      <w:r w:rsidR="00591745" w:rsidRPr="00591745">
        <w:t>the maximum likelihood estimation</w:t>
      </w:r>
      <w:r w:rsidR="009400ED">
        <w:t xml:space="preserve"> (MLE)</w:t>
      </w:r>
      <w:r w:rsidR="00591745" w:rsidRPr="00591745">
        <w:t xml:space="preserve"> method. The log-likelihood</w:t>
      </w:r>
      <w:r w:rsidR="00FF5C11">
        <w:t xml:space="preserve"> of the parameters</w:t>
      </w:r>
      <w:r w:rsidR="00591745" w:rsidRPr="00591745">
        <w:t xml:space="preserve"> is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FF5C11" w:rsidRPr="00316F52" w14:paraId="2B3F1C3B" w14:textId="77777777" w:rsidTr="001F7738">
        <w:tc>
          <w:tcPr>
            <w:tcW w:w="8642" w:type="dxa"/>
            <w:vAlign w:val="center"/>
          </w:tcPr>
          <w:p w14:paraId="6F27F89C" w14:textId="54D2D0DB" w:rsidR="00FF5C11" w:rsidRPr="006F4A33" w:rsidRDefault="00057FB3" w:rsidP="00694A65">
            <m:oMathPara>
              <m:oMath>
                <m:r>
                  <w:rPr>
                    <w:rFonts w:ascii="Cambria Math" w:hAnsi="Cambria Math"/>
                  </w:rPr>
                  <m:t>l</m:t>
                </m:r>
                <m:r>
                  <m:rPr>
                    <m:sty m:val="p"/>
                  </m:rPr>
                  <w:rPr>
                    <w:rFonts w:ascii="Cambria Math" w:hAnsi="Cambria Math"/>
                  </w:rPr>
                  <m:t>=constant-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w:rPr>
                            <w:rFonts w:ascii="Cambria Math" w:hAnsi="Cambria Math"/>
                          </w:rPr>
                          <m:t>ν</m:t>
                        </m:r>
                        <m:sSub>
                          <m:sSubPr>
                            <m:ctrlPr>
                              <w:rPr>
                                <w:rFonts w:ascii="Cambria Math" w:hAnsi="Cambria Math"/>
                              </w:rPr>
                            </m:ctrlPr>
                          </m:sSubPr>
                          <m:e>
                            <m:r>
                              <m:rPr>
                                <m:sty m:val="b"/>
                              </m:rP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Sub>
                          <m:sSubPr>
                            <m:ctrlPr>
                              <w:rPr>
                                <w:rFonts w:ascii="Cambria Math" w:hAnsi="Cambria Math"/>
                              </w:rPr>
                            </m:ctrlPr>
                          </m:sSubPr>
                          <m:e>
                            <m:r>
                              <m:rPr>
                                <m:sty m:val="b"/>
                              </m:rPr>
                              <w:rPr>
                                <w:rFonts w:ascii="Cambria Math" w:hAnsi="Cambria Math"/>
                              </w:rPr>
                              <m:t>I</m:t>
                            </m:r>
                          </m:e>
                          <m:sub>
                            <m:r>
                              <w:rPr>
                                <w:rFonts w:ascii="Cambria Math" w:hAnsi="Cambria Math"/>
                              </w:rPr>
                              <m:t>n</m:t>
                            </m:r>
                          </m:sub>
                        </m:sSub>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b/>
                                <w:bCs/>
                                <w:iCs/>
                              </w:rPr>
                            </m:ctrlPr>
                          </m:sSubPr>
                          <m:e>
                            <m:r>
                              <m:rPr>
                                <m:sty m:val="b"/>
                              </m:rPr>
                              <w:rPr>
                                <w:rFonts w:ascii="Cambria Math" w:hAnsi="Cambria Math"/>
                              </w:rPr>
                              <m:t>f</m:t>
                            </m:r>
                            <m:ctrlPr>
                              <w:rPr>
                                <w:rFonts w:ascii="Cambria Math" w:hAnsi="Cambria Math"/>
                              </w:rPr>
                            </m:ctrlPr>
                          </m:e>
                          <m:sub>
                            <m:r>
                              <w:rPr>
                                <w:rFonts w:ascii="Cambria Math" w:hAnsi="Cambria Math"/>
                              </w:rPr>
                              <m:t>n</m:t>
                            </m:r>
                          </m:sub>
                        </m:sSub>
                        <m:d>
                          <m:dPr>
                            <m:ctrlPr>
                              <w:rPr>
                                <w:rFonts w:ascii="Cambria Math" w:hAnsi="Cambria Math"/>
                              </w:rPr>
                            </m:ctrlPr>
                          </m:dPr>
                          <m:e>
                            <m:r>
                              <m:rPr>
                                <m:sty m:val="bi"/>
                              </m:rPr>
                              <w:rPr>
                                <w:rFonts w:ascii="Cambria Math" w:hAnsi="Cambria Math"/>
                              </w:rPr>
                              <m:t>θ</m:t>
                            </m:r>
                          </m:e>
                        </m:d>
                      </m:e>
                    </m:d>
                  </m:e>
                  <m:sup>
                    <m:r>
                      <w:rPr>
                        <w:rFonts w:ascii="Cambria Math" w:hAnsi="Cambria Math"/>
                      </w:rPr>
                      <m:t>T</m:t>
                    </m:r>
                  </m:sup>
                </m:sSup>
                <m:sSup>
                  <m:sSupPr>
                    <m:ctrlPr>
                      <w:rPr>
                        <w:rFonts w:ascii="Cambria Math" w:hAnsi="Cambria Math"/>
                      </w:rPr>
                    </m:ctrlPr>
                  </m:sSupPr>
                  <m:e>
                    <m:d>
                      <m:dPr>
                        <m:ctrlPr>
                          <w:rPr>
                            <w:rFonts w:ascii="Cambria Math" w:hAnsi="Cambria Math"/>
                          </w:rPr>
                        </m:ctrlPr>
                      </m:dPr>
                      <m:e>
                        <m:r>
                          <w:rPr>
                            <w:rFonts w:ascii="Cambria Math" w:hAnsi="Cambria Math"/>
                          </w:rPr>
                          <m:t>ν</m:t>
                        </m:r>
                        <m:sSub>
                          <m:sSubPr>
                            <m:ctrlPr>
                              <w:rPr>
                                <w:rFonts w:ascii="Cambria Math" w:hAnsi="Cambria Math"/>
                              </w:rPr>
                            </m:ctrlPr>
                          </m:sSubPr>
                          <m:e>
                            <m:r>
                              <m:rPr>
                                <m:sty m:val="b"/>
                              </m:rP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Sub>
                          <m:sSubPr>
                            <m:ctrlPr>
                              <w:rPr>
                                <w:rFonts w:ascii="Cambria Math" w:hAnsi="Cambria Math"/>
                              </w:rPr>
                            </m:ctrlPr>
                          </m:sSubPr>
                          <m:e>
                            <m:r>
                              <m:rPr>
                                <m:sty m:val="b"/>
                              </m:rPr>
                              <w:rPr>
                                <w:rFonts w:ascii="Cambria Math" w:hAnsi="Cambria Math"/>
                              </w:rPr>
                              <m:t>I</m:t>
                            </m:r>
                          </m:e>
                          <m:sub>
                            <m:r>
                              <w:rPr>
                                <w:rFonts w:ascii="Cambria Math" w:hAnsi="Cambria Math"/>
                              </w:rPr>
                              <m:t>n</m:t>
                            </m:r>
                          </m:sub>
                        </m:sSub>
                      </m:e>
                    </m:d>
                  </m:e>
                  <m:sup>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b/>
                            <w:bCs/>
                            <w:iCs/>
                          </w:rPr>
                        </m:ctrlPr>
                      </m:sSubPr>
                      <m:e>
                        <m:r>
                          <m:rPr>
                            <m:sty m:val="b"/>
                          </m:rPr>
                          <w:rPr>
                            <w:rFonts w:ascii="Cambria Math" w:hAnsi="Cambria Math"/>
                          </w:rPr>
                          <m:t>f</m:t>
                        </m:r>
                        <m:ctrlPr>
                          <w:rPr>
                            <w:rFonts w:ascii="Cambria Math" w:hAnsi="Cambria Math"/>
                          </w:rPr>
                        </m:ctrlPr>
                      </m:e>
                      <m:sub>
                        <m:r>
                          <w:rPr>
                            <w:rFonts w:ascii="Cambria Math" w:hAnsi="Cambria Math"/>
                          </w:rPr>
                          <m:t>n</m:t>
                        </m:r>
                      </m:sub>
                    </m:sSub>
                    <m:d>
                      <m:dPr>
                        <m:ctrlPr>
                          <w:rPr>
                            <w:rFonts w:ascii="Cambria Math" w:hAnsi="Cambria Math"/>
                          </w:rPr>
                        </m:ctrlPr>
                      </m:dPr>
                      <m:e>
                        <m:r>
                          <m:rPr>
                            <m:sty m:val="bi"/>
                          </m:rPr>
                          <w:rPr>
                            <w:rFonts w:ascii="Cambria Math" w:hAnsi="Cambria Math"/>
                          </w:rPr>
                          <m:t>θ</m:t>
                        </m:r>
                      </m:e>
                    </m:d>
                  </m:e>
                </m:d>
                <m:r>
                  <m:rPr>
                    <m:sty m:val="p"/>
                  </m:rPr>
                  <w:rPr>
                    <w:rFonts w:ascii="Cambria Math" w:hAnsi="Cambria Math"/>
                  </w:rPr>
                  <m:t>.</m:t>
                </m:r>
              </m:oMath>
            </m:oMathPara>
          </w:p>
        </w:tc>
        <w:tc>
          <w:tcPr>
            <w:tcW w:w="708" w:type="dxa"/>
            <w:vAlign w:val="center"/>
          </w:tcPr>
          <w:p w14:paraId="6B7965B1" w14:textId="0C3A5F59" w:rsidR="00FF5C11" w:rsidRPr="00316F52" w:rsidRDefault="00FF5C11" w:rsidP="00694A65">
            <w:bookmarkStart w:id="76" w:name="_Ref61016179"/>
            <w:r w:rsidRPr="00316F52">
              <w:t>(</w:t>
            </w:r>
            <w:r w:rsidR="007D2C74">
              <w:fldChar w:fldCharType="begin"/>
            </w:r>
            <w:r w:rsidR="007D2C74">
              <w:instrText xml:space="preserve"> SEQ Equation \* ARABIC </w:instrText>
            </w:r>
            <w:r w:rsidR="007D2C74">
              <w:fldChar w:fldCharType="separate"/>
            </w:r>
            <w:r>
              <w:rPr>
                <w:noProof/>
              </w:rPr>
              <w:t>14</w:t>
            </w:r>
            <w:r w:rsidR="007D2C74">
              <w:rPr>
                <w:noProof/>
              </w:rPr>
              <w:fldChar w:fldCharType="end"/>
            </w:r>
            <w:r w:rsidRPr="00316F52">
              <w:t>)</w:t>
            </w:r>
            <w:bookmarkEnd w:id="76"/>
          </w:p>
        </w:tc>
      </w:tr>
    </w:tbl>
    <w:p w14:paraId="4CB39250" w14:textId="5C3C1A81" w:rsidR="001A4E4E" w:rsidRDefault="001C575B" w:rsidP="00694A65">
      <w:r>
        <w:t>Similar to</w:t>
      </w:r>
      <w:r w:rsidR="00716B9C">
        <w:t xml:space="preserve"> </w:t>
      </w:r>
      <w:r w:rsidR="003A7AE6">
        <w:fldChar w:fldCharType="begin"/>
      </w:r>
      <w:r w:rsidR="00B1335F">
        <w:instrText xml:space="preserve"> ADDIN EN.CITE &lt;EndNote&gt;&lt;Cite&gt;&lt;Author&gt;Gramacy&lt;/Author&gt;&lt;Year&gt;2020&lt;/Year&gt;&lt;RecNum&gt;73&lt;/RecNum&gt;&lt;DisplayText&gt;[37]&lt;/DisplayText&gt;&lt;record&gt;&lt;rec-number&gt;73&lt;/rec-number&gt;&lt;foreign-keys&gt;&lt;key app="EN" db-id="rpwzsdvw70awvre5wfwvpeacp05parpp9z2w" timestamp="1610408375"&gt;73&lt;/key&gt;&lt;/foreign-keys&gt;&lt;ref-type name="Book"&gt;6&lt;/ref-type&gt;&lt;contributors&gt;&lt;authors&gt;&lt;author&gt;Gramacy, Robert B&lt;/author&gt;&lt;/authors&gt;&lt;/contributors&gt;&lt;titles&gt;&lt;title&gt;Surrogates: Gaussian Process Modeling, Design, and Optimization for the Applied Sciences&lt;/title&gt;&lt;/titles&gt;&lt;dates&gt;&lt;year&gt;2020&lt;/year&gt;&lt;/dates&gt;&lt;publisher&gt;CRC Press&lt;/publisher&gt;&lt;isbn&gt;1000766209&lt;/isbn&gt;&lt;urls&gt;&lt;/urls&gt;&lt;/record&gt;&lt;/Cite&gt;&lt;/EndNote&gt;</w:instrText>
      </w:r>
      <w:r w:rsidR="003A7AE6">
        <w:fldChar w:fldCharType="separate"/>
      </w:r>
      <w:r w:rsidR="00B1335F">
        <w:rPr>
          <w:noProof/>
        </w:rPr>
        <w:t>[37]</w:t>
      </w:r>
      <w:r w:rsidR="003A7AE6">
        <w:fldChar w:fldCharType="end"/>
      </w:r>
      <w:r w:rsidR="00B22B65">
        <w:t xml:space="preserve">, let </w:t>
      </w:r>
      <m:oMath>
        <m:r>
          <w:rPr>
            <w:rFonts w:ascii="Cambria Math" w:hAnsi="Cambria Math"/>
          </w:rPr>
          <m:t>g=</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/ν</m:t>
        </m:r>
      </m:oMath>
      <w:r w:rsidR="00033271">
        <w:t xml:space="preserve"> and regard it as </w:t>
      </w:r>
      <w:r w:rsidR="000073F4">
        <w:t xml:space="preserve">a </w:t>
      </w:r>
      <w:r w:rsidR="006E2169">
        <w:t xml:space="preserve">new </w:t>
      </w:r>
      <w:r w:rsidR="000073F4">
        <w:t>parameter</w:t>
      </w:r>
      <w:r w:rsidR="006426CA">
        <w:t xml:space="preserve"> that replaces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073F4">
        <w:t>. Then, c</w:t>
      </w:r>
      <w:r w:rsidR="00D74512">
        <w:t xml:space="preserve">onditioned on </w:t>
      </w:r>
      <m:oMath>
        <m:r>
          <w:rPr>
            <w:rFonts w:ascii="Cambria Math" w:hAnsi="Cambria Math"/>
          </w:rPr>
          <m:t>g,θ</m:t>
        </m:r>
      </m:oMath>
      <w:r w:rsidR="002851BE">
        <w:t xml:space="preserve"> and </w:t>
      </w:r>
      <m:oMath>
        <m:r>
          <w:rPr>
            <w:rFonts w:ascii="Cambria Math" w:hAnsi="Cambria Math"/>
          </w:rPr>
          <m:t>γ</m:t>
        </m:r>
      </m:oMath>
      <w:r w:rsidR="00D74512">
        <w:t xml:space="preserve">, </w:t>
      </w:r>
      <w:r w:rsidR="009400ED">
        <w:t>the MLE</w:t>
      </w:r>
      <w:r w:rsidR="001E7B0F">
        <w:t xml:space="preserve"> </w:t>
      </w:r>
      <m:oMath>
        <m:acc>
          <m:accPr>
            <m:ctrlPr>
              <w:rPr>
                <w:rFonts w:ascii="Cambria Math" w:hAnsi="Cambria Math"/>
                <w:i/>
              </w:rPr>
            </m:ctrlPr>
          </m:accPr>
          <m:e>
            <m:r>
              <w:rPr>
                <w:rFonts w:ascii="Cambria Math" w:hAnsi="Cambria Math"/>
              </w:rPr>
              <m:t>v</m:t>
            </m:r>
          </m:e>
        </m:acc>
      </m:oMath>
      <w:r w:rsidR="009400ED">
        <w:t xml:space="preserve"> has </w:t>
      </w:r>
      <w:r w:rsidR="008B3668">
        <w:t>a closed form</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8B3668" w:rsidRPr="00316F52" w14:paraId="260FBD6C" w14:textId="77777777" w:rsidTr="001F7738">
        <w:tc>
          <w:tcPr>
            <w:tcW w:w="8642" w:type="dxa"/>
            <w:vAlign w:val="center"/>
          </w:tcPr>
          <w:p w14:paraId="5BE55C08" w14:textId="20A582B8" w:rsidR="008B3668" w:rsidRPr="006F4A33" w:rsidRDefault="007D2C74" w:rsidP="00694A65">
            <m:oMathPara>
              <m:oMath>
                <m:acc>
                  <m:accPr>
                    <m:ctrlPr>
                      <w:rPr>
                        <w:rFonts w:ascii="Cambria Math" w:hAnsi="Cambria Math"/>
                        <w:sz w:val="24"/>
                        <w:szCs w:val="24"/>
                      </w:rPr>
                    </m:ctrlPr>
                  </m:accPr>
                  <m:e>
                    <m:r>
                      <w:rPr>
                        <w:rFonts w:ascii="Cambria Math" w:hAnsi="Cambria Math"/>
                      </w:rPr>
                      <m:t>v</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b/>
                                <w:bCs/>
                                <w:iCs/>
                              </w:rPr>
                            </m:ctrlPr>
                          </m:sSubPr>
                          <m:e>
                            <m:r>
                              <m:rPr>
                                <m:sty m:val="b"/>
                              </m:rPr>
                              <w:rPr>
                                <w:rFonts w:ascii="Cambria Math" w:hAnsi="Cambria Math"/>
                              </w:rPr>
                              <m:t>f</m:t>
                            </m:r>
                            <m:ctrlPr>
                              <w:rPr>
                                <w:rFonts w:ascii="Cambria Math" w:hAnsi="Cambria Math"/>
                              </w:rPr>
                            </m:ctrlPr>
                          </m:e>
                          <m:sub>
                            <m:r>
                              <w:rPr>
                                <w:rFonts w:ascii="Cambria Math" w:hAnsi="Cambria Math"/>
                              </w:rPr>
                              <m:t>n</m:t>
                            </m:r>
                          </m:sub>
                        </m:sSub>
                        <m:d>
                          <m:dPr>
                            <m:ctrlPr>
                              <w:rPr>
                                <w:rFonts w:ascii="Cambria Math" w:hAnsi="Cambria Math"/>
                              </w:rPr>
                            </m:ctrlPr>
                          </m:dPr>
                          <m:e>
                            <m:r>
                              <m:rPr>
                                <m:sty m:val="bi"/>
                              </m:rPr>
                              <w:rPr>
                                <w:rFonts w:ascii="Cambria Math" w:hAnsi="Cambria Math"/>
                              </w:rPr>
                              <m:t>θ</m:t>
                            </m:r>
                          </m:e>
                        </m:d>
                      </m:e>
                    </m:d>
                  </m:e>
                  <m:sup>
                    <m:r>
                      <w:rPr>
                        <w:rFonts w:ascii="Cambria Math" w:hAnsi="Cambria Math"/>
                      </w:rPr>
                      <m:t>T</m:t>
                    </m:r>
                  </m:sup>
                </m:s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K</m:t>
                            </m:r>
                          </m:e>
                          <m:sub>
                            <m:r>
                              <w:rPr>
                                <w:rFonts w:ascii="Cambria Math" w:hAnsi="Cambria Math"/>
                              </w:rPr>
                              <m:t>n</m:t>
                            </m:r>
                          </m:sub>
                        </m:sSub>
                        <m:r>
                          <m:rPr>
                            <m:sty m:val="p"/>
                          </m:rPr>
                          <w:rPr>
                            <w:rFonts w:ascii="Cambria Math" w:hAnsi="Cambria Math"/>
                          </w:rPr>
                          <m:t>+</m:t>
                        </m:r>
                        <m:r>
                          <w:rPr>
                            <w:rFonts w:ascii="Cambria Math" w:hAnsi="Cambria Math"/>
                          </w:rPr>
                          <m:t>g</m:t>
                        </m:r>
                        <m:sSub>
                          <m:sSubPr>
                            <m:ctrlPr>
                              <w:rPr>
                                <w:rFonts w:ascii="Cambria Math" w:hAnsi="Cambria Math"/>
                              </w:rPr>
                            </m:ctrlPr>
                          </m:sSubPr>
                          <m:e>
                            <m:r>
                              <m:rPr>
                                <m:sty m:val="b"/>
                              </m:rPr>
                              <w:rPr>
                                <w:rFonts w:ascii="Cambria Math" w:hAnsi="Cambria Math"/>
                              </w:rPr>
                              <m:t>I</m:t>
                            </m:r>
                          </m:e>
                          <m:sub>
                            <m:r>
                              <w:rPr>
                                <w:rFonts w:ascii="Cambria Math" w:hAnsi="Cambria Math"/>
                              </w:rPr>
                              <m:t>n</m:t>
                            </m:r>
                          </m:sub>
                        </m:sSub>
                      </m:e>
                    </m:d>
                  </m:e>
                  <m:sup>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b/>
                            <w:bCs/>
                            <w:iCs/>
                          </w:rPr>
                        </m:ctrlPr>
                      </m:sSubPr>
                      <m:e>
                        <m:r>
                          <m:rPr>
                            <m:sty m:val="b"/>
                          </m:rPr>
                          <w:rPr>
                            <w:rFonts w:ascii="Cambria Math" w:hAnsi="Cambria Math"/>
                          </w:rPr>
                          <m:t>f</m:t>
                        </m:r>
                        <m:ctrlPr>
                          <w:rPr>
                            <w:rFonts w:ascii="Cambria Math" w:hAnsi="Cambria Math"/>
                          </w:rPr>
                        </m:ctrlPr>
                      </m:e>
                      <m:sub>
                        <m:r>
                          <w:rPr>
                            <w:rFonts w:ascii="Cambria Math" w:hAnsi="Cambria Math"/>
                          </w:rPr>
                          <m:t>n</m:t>
                        </m:r>
                      </m:sub>
                    </m:sSub>
                    <m:d>
                      <m:dPr>
                        <m:ctrlPr>
                          <w:rPr>
                            <w:rFonts w:ascii="Cambria Math" w:hAnsi="Cambria Math"/>
                          </w:rPr>
                        </m:ctrlPr>
                      </m:dPr>
                      <m:e>
                        <m:r>
                          <m:rPr>
                            <m:sty m:val="bi"/>
                          </m:rPr>
                          <w:rPr>
                            <w:rFonts w:ascii="Cambria Math" w:hAnsi="Cambria Math"/>
                          </w:rPr>
                          <m:t>θ</m:t>
                        </m:r>
                      </m:e>
                    </m:d>
                  </m:e>
                </m:d>
                <m:r>
                  <m:rPr>
                    <m:sty m:val="p"/>
                  </m:rPr>
                  <w:rPr>
                    <w:rFonts w:ascii="Cambria Math" w:hAnsi="Cambria Math"/>
                  </w:rPr>
                  <m:t>.</m:t>
                </m:r>
              </m:oMath>
            </m:oMathPara>
          </w:p>
        </w:tc>
        <w:tc>
          <w:tcPr>
            <w:tcW w:w="708" w:type="dxa"/>
            <w:vAlign w:val="center"/>
          </w:tcPr>
          <w:p w14:paraId="09087F7E" w14:textId="65D10167" w:rsidR="008B3668" w:rsidRPr="00316F52" w:rsidRDefault="008B3668" w:rsidP="00694A65">
            <w:r w:rsidRPr="00316F52">
              <w:t>(</w:t>
            </w:r>
            <w:r w:rsidR="007D2C74">
              <w:fldChar w:fldCharType="begin"/>
            </w:r>
            <w:r w:rsidR="007D2C74">
              <w:instrText xml:space="preserve"> SEQ Equation \* ARABIC </w:instrText>
            </w:r>
            <w:r w:rsidR="007D2C74">
              <w:fldChar w:fldCharType="separate"/>
            </w:r>
            <w:r w:rsidR="002851BE">
              <w:rPr>
                <w:noProof/>
              </w:rPr>
              <w:t>15</w:t>
            </w:r>
            <w:r w:rsidR="007D2C74">
              <w:rPr>
                <w:noProof/>
              </w:rPr>
              <w:fldChar w:fldCharType="end"/>
            </w:r>
            <w:r w:rsidRPr="00316F52">
              <w:t>)</w:t>
            </w:r>
          </w:p>
        </w:tc>
      </w:tr>
    </w:tbl>
    <w:p w14:paraId="1D442FAA" w14:textId="5FFD99ED" w:rsidR="008B3668" w:rsidRDefault="003F5BED" w:rsidP="00694A65">
      <w:r>
        <w:lastRenderedPageBreak/>
        <w:t xml:space="preserve">Plug </w:t>
      </w:r>
      <m:oMath>
        <m:acc>
          <m:accPr>
            <m:ctrlPr>
              <w:rPr>
                <w:rFonts w:ascii="Cambria Math" w:hAnsi="Cambria Math"/>
                <w:i/>
              </w:rPr>
            </m:ctrlPr>
          </m:accPr>
          <m:e>
            <m:r>
              <w:rPr>
                <w:rFonts w:ascii="Cambria Math" w:hAnsi="Cambria Math"/>
              </w:rPr>
              <m:t>v</m:t>
            </m:r>
          </m:e>
        </m:acc>
      </m:oMath>
      <w:r>
        <w:t xml:space="preserve"> back into the log</w:t>
      </w:r>
      <w:r w:rsidR="00111264">
        <w:t>-</w:t>
      </w:r>
      <w:r>
        <w:t>likelihood</w:t>
      </w:r>
      <w:r w:rsidR="00111264">
        <w:t xml:space="preserve">, we get a profile log-likelihood involving just the remaining parameters </w:t>
      </w:r>
      <m:oMath>
        <m:r>
          <w:rPr>
            <w:rFonts w:ascii="Cambria Math" w:hAnsi="Cambria Math"/>
          </w:rPr>
          <m:t>g,θ</m:t>
        </m:r>
      </m:oMath>
      <w:r w:rsidR="00111264">
        <w:t xml:space="preserve"> </w:t>
      </w:r>
      <w:ins w:id="77" w:author="Zhou Arespur" w:date="2022-03-23T20:46:00Z">
        <w:r w:rsidR="008715CA">
          <w:t>,</w:t>
        </w:r>
      </w:ins>
      <w:del w:id="78" w:author="Zhou Arespur" w:date="2022-03-23T20:46:00Z">
        <w:r w:rsidR="00111264" w:rsidDel="008715CA">
          <w:delText>and</w:delText>
        </w:r>
      </w:del>
      <w:r w:rsidR="00111264">
        <w:t xml:space="preserve"> </w:t>
      </w:r>
      <m:oMath>
        <m:r>
          <w:rPr>
            <w:rFonts w:ascii="Cambria Math" w:hAnsi="Cambria Math"/>
          </w:rPr>
          <m:t>γ</m:t>
        </m:r>
      </m:oMath>
      <w:ins w:id="79" w:author="Zhou Arespur" w:date="2022-03-23T20:47:00Z">
        <w:r w:rsidR="008715CA">
          <w:t xml:space="preserve"> and </w:t>
        </w:r>
      </w:ins>
      <m:oMath>
        <m:sSub>
          <m:sSubPr>
            <m:ctrlPr>
              <w:ins w:id="80" w:author="Zhou Arespur" w:date="2022-03-23T20:47:00Z">
                <w:rPr>
                  <w:rFonts w:ascii="Cambria Math" w:hAnsi="Cambria Math"/>
                  <w:i/>
                </w:rPr>
              </w:ins>
            </m:ctrlPr>
          </m:sSubPr>
          <m:e>
            <m:r>
              <w:ins w:id="81" w:author="Zhou Arespur" w:date="2022-03-23T20:47:00Z">
                <w:rPr>
                  <w:rFonts w:ascii="Cambria Math" w:hAnsi="Cambria Math"/>
                </w:rPr>
                <m:t>σ</m:t>
              </w:ins>
            </m:r>
          </m:e>
          <m:sub>
            <m:r>
              <w:ins w:id="82" w:author="Zhou Arespur" w:date="2022-03-23T20:47:00Z">
                <w:rPr>
                  <w:rFonts w:ascii="Cambria Math" w:hAnsi="Cambria Math"/>
                </w:rPr>
                <m:t>F</m:t>
              </w:ins>
            </m:r>
          </m:sub>
        </m:sSub>
      </m:oMath>
      <w:r w:rsidR="00BD2480">
        <w:t xml:space="preserve">, which is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BD2480" w:rsidRPr="00316F52" w14:paraId="2D3B2F6E" w14:textId="77777777" w:rsidTr="001F7738">
        <w:tc>
          <w:tcPr>
            <w:tcW w:w="8642" w:type="dxa"/>
            <w:vAlign w:val="center"/>
          </w:tcPr>
          <w:p w14:paraId="194A5A84" w14:textId="3A23FEF8" w:rsidR="00BD2480" w:rsidRPr="006F4A33" w:rsidRDefault="00B3717A" w:rsidP="00694A65">
            <m:oMathPara>
              <m:oMath>
                <m:r>
                  <w:rPr>
                    <w:rFonts w:ascii="Cambria Math" w:hAnsi="Cambria Math"/>
                    <w:sz w:val="20"/>
                    <w:szCs w:val="20"/>
                    <w:rPrChange w:id="83" w:author="Zhou Arespur" w:date="2022-03-23T20:47:00Z">
                      <w:rPr>
                        <w:rFonts w:ascii="Cambria Math" w:hAnsi="Cambria Math"/>
                      </w:rPr>
                    </w:rPrChange>
                  </w:rPr>
                  <m:t>l</m:t>
                </m:r>
                <m:r>
                  <m:rPr>
                    <m:sty m:val="p"/>
                  </m:rPr>
                  <w:rPr>
                    <w:rFonts w:ascii="Cambria Math" w:hAnsi="Cambria Math"/>
                    <w:sz w:val="20"/>
                    <w:szCs w:val="20"/>
                    <w:rPrChange w:id="84" w:author="Zhou Arespur" w:date="2022-03-23T20:47:00Z">
                      <w:rPr>
                        <w:rFonts w:ascii="Cambria Math" w:hAnsi="Cambria Math"/>
                      </w:rPr>
                    </w:rPrChange>
                  </w:rPr>
                  <m:t>(</m:t>
                </m:r>
                <m:r>
                  <w:rPr>
                    <w:rFonts w:ascii="Cambria Math" w:hAnsi="Cambria Math"/>
                    <w:sz w:val="20"/>
                    <w:szCs w:val="20"/>
                    <w:rPrChange w:id="85" w:author="Zhou Arespur" w:date="2022-03-23T20:47:00Z">
                      <w:rPr>
                        <w:rFonts w:ascii="Cambria Math" w:hAnsi="Cambria Math"/>
                      </w:rPr>
                    </w:rPrChange>
                  </w:rPr>
                  <m:t>g</m:t>
                </m:r>
                <m:r>
                  <m:rPr>
                    <m:sty m:val="p"/>
                  </m:rPr>
                  <w:rPr>
                    <w:rFonts w:ascii="Cambria Math" w:hAnsi="Cambria Math"/>
                    <w:sz w:val="20"/>
                    <w:szCs w:val="20"/>
                    <w:rPrChange w:id="86" w:author="Zhou Arespur" w:date="2022-03-23T20:47:00Z">
                      <w:rPr>
                        <w:rFonts w:ascii="Cambria Math" w:hAnsi="Cambria Math"/>
                      </w:rPr>
                    </w:rPrChange>
                  </w:rPr>
                  <m:t>,</m:t>
                </m:r>
                <m:r>
                  <w:rPr>
                    <w:rFonts w:ascii="Cambria Math" w:hAnsi="Cambria Math"/>
                    <w:sz w:val="20"/>
                    <w:szCs w:val="20"/>
                    <w:rPrChange w:id="87" w:author="Zhou Arespur" w:date="2022-03-23T20:47:00Z">
                      <w:rPr>
                        <w:rFonts w:ascii="Cambria Math" w:hAnsi="Cambria Math"/>
                      </w:rPr>
                    </w:rPrChange>
                  </w:rPr>
                  <m:t>θ</m:t>
                </m:r>
                <m:r>
                  <m:rPr>
                    <m:sty m:val="p"/>
                  </m:rPr>
                  <w:rPr>
                    <w:rFonts w:ascii="Cambria Math" w:hAnsi="Cambria Math"/>
                    <w:sz w:val="20"/>
                    <w:szCs w:val="20"/>
                    <w:rPrChange w:id="88" w:author="Zhou Arespur" w:date="2022-03-23T20:47:00Z">
                      <w:rPr>
                        <w:rFonts w:ascii="Cambria Math" w:hAnsi="Cambria Math"/>
                      </w:rPr>
                    </w:rPrChange>
                  </w:rPr>
                  <m:t>,</m:t>
                </m:r>
                <m:r>
                  <w:rPr>
                    <w:rFonts w:ascii="Cambria Math" w:hAnsi="Cambria Math"/>
                    <w:sz w:val="20"/>
                    <w:szCs w:val="20"/>
                    <w:rPrChange w:id="89" w:author="Zhou Arespur" w:date="2022-03-23T20:47:00Z">
                      <w:rPr>
                        <w:rFonts w:ascii="Cambria Math" w:hAnsi="Cambria Math"/>
                      </w:rPr>
                    </w:rPrChange>
                  </w:rPr>
                  <m:t>γ</m:t>
                </m:r>
                <m:r>
                  <w:ins w:id="90" w:author="Zhou Arespur" w:date="2022-03-23T20:47:00Z">
                    <w:rPr>
                      <w:rFonts w:ascii="Cambria Math" w:hAnsi="Cambria Math"/>
                      <w:sz w:val="20"/>
                      <w:szCs w:val="20"/>
                      <w:rPrChange w:id="91" w:author="Zhou Arespur" w:date="2022-03-23T20:47:00Z">
                        <w:rPr>
                          <w:rFonts w:ascii="Cambria Math" w:hAnsi="Cambria Math"/>
                        </w:rPr>
                      </w:rPrChange>
                    </w:rPr>
                    <m:t>,</m:t>
                  </w:ins>
                </m:r>
                <m:sSub>
                  <m:sSubPr>
                    <m:ctrlPr>
                      <w:ins w:id="92" w:author="Zhou Arespur" w:date="2022-03-23T20:47:00Z">
                        <w:rPr>
                          <w:rFonts w:ascii="Cambria Math" w:hAnsi="Cambria Math"/>
                          <w:i/>
                          <w:sz w:val="20"/>
                          <w:szCs w:val="20"/>
                          <w:rPrChange w:id="93" w:author="Zhou Arespur" w:date="2022-03-23T20:47:00Z">
                            <w:rPr>
                              <w:rFonts w:ascii="Cambria Math" w:hAnsi="Cambria Math"/>
                              <w:i/>
                            </w:rPr>
                          </w:rPrChange>
                        </w:rPr>
                      </w:ins>
                    </m:ctrlPr>
                  </m:sSubPr>
                  <m:e>
                    <m:r>
                      <w:ins w:id="94" w:author="Zhou Arespur" w:date="2022-03-23T20:47:00Z">
                        <w:rPr>
                          <w:rFonts w:ascii="Cambria Math" w:hAnsi="Cambria Math"/>
                          <w:sz w:val="20"/>
                          <w:szCs w:val="20"/>
                          <w:rPrChange w:id="95" w:author="Zhou Arespur" w:date="2022-03-23T20:47:00Z">
                            <w:rPr>
                              <w:rFonts w:ascii="Cambria Math" w:hAnsi="Cambria Math"/>
                            </w:rPr>
                          </w:rPrChange>
                        </w:rPr>
                        <m:t>σ</m:t>
                      </w:ins>
                    </m:r>
                  </m:e>
                  <m:sub>
                    <m:r>
                      <w:ins w:id="96" w:author="Zhou Arespur" w:date="2022-03-23T20:47:00Z">
                        <w:rPr>
                          <w:rFonts w:ascii="Cambria Math" w:hAnsi="Cambria Math"/>
                          <w:sz w:val="20"/>
                          <w:szCs w:val="20"/>
                          <w:rPrChange w:id="97" w:author="Zhou Arespur" w:date="2022-03-23T20:47:00Z">
                            <w:rPr>
                              <w:rFonts w:ascii="Cambria Math" w:hAnsi="Cambria Math"/>
                            </w:rPr>
                          </w:rPrChange>
                        </w:rPr>
                        <m:t>F</m:t>
                      </w:ins>
                    </m:r>
                  </m:sub>
                </m:sSub>
                <m:r>
                  <m:rPr>
                    <m:sty m:val="p"/>
                  </m:rPr>
                  <w:rPr>
                    <w:rFonts w:ascii="Cambria Math" w:hAnsi="Cambria Math"/>
                    <w:sz w:val="20"/>
                    <w:szCs w:val="20"/>
                    <w:rPrChange w:id="98" w:author="Zhou Arespur" w:date="2022-03-23T20:47:00Z">
                      <w:rPr>
                        <w:rFonts w:ascii="Cambria Math" w:hAnsi="Cambria Math"/>
                      </w:rPr>
                    </w:rPrChange>
                  </w:rPr>
                  <m:t>)=constant-</m:t>
                </m:r>
                <m:f>
                  <m:fPr>
                    <m:ctrlPr>
                      <w:rPr>
                        <w:rFonts w:ascii="Cambria Math" w:hAnsi="Cambria Math"/>
                        <w:sz w:val="20"/>
                        <w:szCs w:val="20"/>
                        <w:rPrChange w:id="99" w:author="Zhou Arespur" w:date="2022-03-23T20:47:00Z">
                          <w:rPr>
                            <w:rFonts w:ascii="Cambria Math" w:hAnsi="Cambria Math"/>
                          </w:rPr>
                        </w:rPrChange>
                      </w:rPr>
                    </m:ctrlPr>
                  </m:fPr>
                  <m:num>
                    <m:r>
                      <m:rPr>
                        <m:sty m:val="p"/>
                      </m:rPr>
                      <w:rPr>
                        <w:rFonts w:ascii="Cambria Math" w:hAnsi="Cambria Math"/>
                        <w:sz w:val="20"/>
                        <w:szCs w:val="20"/>
                        <w:rPrChange w:id="100" w:author="Zhou Arespur" w:date="2022-03-23T20:47:00Z">
                          <w:rPr>
                            <w:rFonts w:ascii="Cambria Math" w:hAnsi="Cambria Math"/>
                          </w:rPr>
                        </w:rPrChange>
                      </w:rPr>
                      <m:t>1</m:t>
                    </m:r>
                  </m:num>
                  <m:den>
                    <m:r>
                      <m:rPr>
                        <m:sty m:val="p"/>
                      </m:rPr>
                      <w:rPr>
                        <w:rFonts w:ascii="Cambria Math" w:hAnsi="Cambria Math"/>
                        <w:sz w:val="20"/>
                        <w:szCs w:val="20"/>
                        <w:rPrChange w:id="101" w:author="Zhou Arespur" w:date="2022-03-23T20:47:00Z">
                          <w:rPr>
                            <w:rFonts w:ascii="Cambria Math" w:hAnsi="Cambria Math"/>
                          </w:rPr>
                        </w:rPrChange>
                      </w:rPr>
                      <m:t>2</m:t>
                    </m:r>
                  </m:den>
                </m:f>
                <m:func>
                  <m:funcPr>
                    <m:ctrlPr>
                      <w:rPr>
                        <w:rFonts w:ascii="Cambria Math" w:hAnsi="Cambria Math"/>
                        <w:sz w:val="20"/>
                        <w:szCs w:val="20"/>
                        <w:rPrChange w:id="102" w:author="Zhou Arespur" w:date="2022-03-23T20:47:00Z">
                          <w:rPr>
                            <w:rFonts w:ascii="Cambria Math" w:hAnsi="Cambria Math"/>
                          </w:rPr>
                        </w:rPrChange>
                      </w:rPr>
                    </m:ctrlPr>
                  </m:funcPr>
                  <m:fName>
                    <m:r>
                      <m:rPr>
                        <m:sty m:val="p"/>
                      </m:rPr>
                      <w:rPr>
                        <w:rFonts w:ascii="Cambria Math" w:hAnsi="Cambria Math"/>
                        <w:sz w:val="20"/>
                        <w:szCs w:val="20"/>
                        <w:rPrChange w:id="103" w:author="Zhou Arespur" w:date="2022-03-23T20:47:00Z">
                          <w:rPr>
                            <w:rFonts w:ascii="Cambria Math" w:hAnsi="Cambria Math"/>
                          </w:rPr>
                        </w:rPrChange>
                      </w:rPr>
                      <m:t>log</m:t>
                    </m:r>
                  </m:fName>
                  <m:e>
                    <m:d>
                      <m:dPr>
                        <m:begChr m:val="|"/>
                        <m:endChr m:val="|"/>
                        <m:ctrlPr>
                          <w:rPr>
                            <w:rFonts w:ascii="Cambria Math" w:hAnsi="Cambria Math"/>
                            <w:sz w:val="20"/>
                            <w:szCs w:val="20"/>
                            <w:rPrChange w:id="104" w:author="Zhou Arespur" w:date="2022-03-23T20:47:00Z">
                              <w:rPr>
                                <w:rFonts w:ascii="Cambria Math" w:hAnsi="Cambria Math"/>
                              </w:rPr>
                            </w:rPrChange>
                          </w:rPr>
                        </m:ctrlPr>
                      </m:dPr>
                      <m:e>
                        <m:sSub>
                          <m:sSubPr>
                            <m:ctrlPr>
                              <w:rPr>
                                <w:rFonts w:ascii="Cambria Math" w:hAnsi="Cambria Math"/>
                                <w:sz w:val="20"/>
                                <w:szCs w:val="20"/>
                                <w:rPrChange w:id="105" w:author="Zhou Arespur" w:date="2022-03-23T20:47:00Z">
                                  <w:rPr>
                                    <w:rFonts w:ascii="Cambria Math" w:hAnsi="Cambria Math"/>
                                  </w:rPr>
                                </w:rPrChange>
                              </w:rPr>
                            </m:ctrlPr>
                          </m:sSubPr>
                          <m:e>
                            <m:r>
                              <m:rPr>
                                <m:sty m:val="b"/>
                              </m:rPr>
                              <w:rPr>
                                <w:rFonts w:ascii="Cambria Math" w:hAnsi="Cambria Math"/>
                                <w:sz w:val="20"/>
                                <w:szCs w:val="20"/>
                                <w:rPrChange w:id="106" w:author="Zhou Arespur" w:date="2022-03-23T20:47:00Z">
                                  <w:rPr>
                                    <w:rFonts w:ascii="Cambria Math" w:hAnsi="Cambria Math"/>
                                  </w:rPr>
                                </w:rPrChange>
                              </w:rPr>
                              <m:t>K</m:t>
                            </m:r>
                          </m:e>
                          <m:sub>
                            <m:r>
                              <w:rPr>
                                <w:rFonts w:ascii="Cambria Math" w:hAnsi="Cambria Math"/>
                                <w:sz w:val="20"/>
                                <w:szCs w:val="20"/>
                                <w:rPrChange w:id="107" w:author="Zhou Arespur" w:date="2022-03-23T20:47:00Z">
                                  <w:rPr>
                                    <w:rFonts w:ascii="Cambria Math" w:hAnsi="Cambria Math"/>
                                  </w:rPr>
                                </w:rPrChange>
                              </w:rPr>
                              <m:t>n</m:t>
                            </m:r>
                          </m:sub>
                        </m:sSub>
                        <m:r>
                          <m:rPr>
                            <m:sty m:val="p"/>
                          </m:rPr>
                          <w:rPr>
                            <w:rFonts w:ascii="Cambria Math" w:hAnsi="Cambria Math"/>
                            <w:sz w:val="20"/>
                            <w:szCs w:val="20"/>
                            <w:rPrChange w:id="108" w:author="Zhou Arespur" w:date="2022-03-23T20:47:00Z">
                              <w:rPr>
                                <w:rFonts w:ascii="Cambria Math" w:hAnsi="Cambria Math"/>
                              </w:rPr>
                            </w:rPrChange>
                          </w:rPr>
                          <m:t>+</m:t>
                        </m:r>
                        <m:r>
                          <w:rPr>
                            <w:rFonts w:ascii="Cambria Math" w:hAnsi="Cambria Math"/>
                            <w:sz w:val="20"/>
                            <w:szCs w:val="20"/>
                            <w:rPrChange w:id="109" w:author="Zhou Arespur" w:date="2022-03-23T20:47:00Z">
                              <w:rPr>
                                <w:rFonts w:ascii="Cambria Math" w:hAnsi="Cambria Math"/>
                              </w:rPr>
                            </w:rPrChange>
                          </w:rPr>
                          <m:t>g</m:t>
                        </m:r>
                        <m:sSub>
                          <m:sSubPr>
                            <m:ctrlPr>
                              <w:rPr>
                                <w:rFonts w:ascii="Cambria Math" w:hAnsi="Cambria Math"/>
                                <w:sz w:val="20"/>
                                <w:szCs w:val="20"/>
                                <w:rPrChange w:id="110" w:author="Zhou Arespur" w:date="2022-03-23T20:47:00Z">
                                  <w:rPr>
                                    <w:rFonts w:ascii="Cambria Math" w:hAnsi="Cambria Math"/>
                                  </w:rPr>
                                </w:rPrChange>
                              </w:rPr>
                            </m:ctrlPr>
                          </m:sSubPr>
                          <m:e>
                            <m:r>
                              <m:rPr>
                                <m:sty m:val="b"/>
                              </m:rPr>
                              <w:rPr>
                                <w:rFonts w:ascii="Cambria Math" w:hAnsi="Cambria Math"/>
                                <w:sz w:val="20"/>
                                <w:szCs w:val="20"/>
                                <w:rPrChange w:id="111" w:author="Zhou Arespur" w:date="2022-03-23T20:47:00Z">
                                  <w:rPr>
                                    <w:rFonts w:ascii="Cambria Math" w:hAnsi="Cambria Math"/>
                                  </w:rPr>
                                </w:rPrChange>
                              </w:rPr>
                              <m:t>I</m:t>
                            </m:r>
                          </m:e>
                          <m:sub>
                            <m:r>
                              <w:rPr>
                                <w:rFonts w:ascii="Cambria Math" w:hAnsi="Cambria Math"/>
                                <w:sz w:val="20"/>
                                <w:szCs w:val="20"/>
                                <w:rPrChange w:id="112" w:author="Zhou Arespur" w:date="2022-03-23T20:47:00Z">
                                  <w:rPr>
                                    <w:rFonts w:ascii="Cambria Math" w:hAnsi="Cambria Math"/>
                                  </w:rPr>
                                </w:rPrChange>
                              </w:rPr>
                              <m:t>n</m:t>
                            </m:r>
                          </m:sub>
                        </m:sSub>
                      </m:e>
                    </m:d>
                  </m:e>
                </m:func>
                <m:r>
                  <m:rPr>
                    <m:sty m:val="p"/>
                  </m:rPr>
                  <w:rPr>
                    <w:rFonts w:ascii="Cambria Math" w:hAnsi="Cambria Math"/>
                    <w:sz w:val="20"/>
                    <w:szCs w:val="20"/>
                    <w:rPrChange w:id="113" w:author="Zhou Arespur" w:date="2022-03-23T20:47:00Z">
                      <w:rPr>
                        <w:rFonts w:ascii="Cambria Math" w:hAnsi="Cambria Math"/>
                      </w:rPr>
                    </w:rPrChange>
                  </w:rPr>
                  <m:t>-</m:t>
                </m:r>
                <m:f>
                  <m:fPr>
                    <m:ctrlPr>
                      <w:rPr>
                        <w:rFonts w:ascii="Cambria Math" w:hAnsi="Cambria Math"/>
                        <w:sz w:val="20"/>
                        <w:szCs w:val="20"/>
                        <w:rPrChange w:id="114" w:author="Zhou Arespur" w:date="2022-03-23T20:47:00Z">
                          <w:rPr>
                            <w:rFonts w:ascii="Cambria Math" w:hAnsi="Cambria Math"/>
                          </w:rPr>
                        </w:rPrChange>
                      </w:rPr>
                    </m:ctrlPr>
                  </m:fPr>
                  <m:num>
                    <m:r>
                      <w:rPr>
                        <w:rFonts w:ascii="Cambria Math" w:hAnsi="Cambria Math"/>
                        <w:sz w:val="20"/>
                        <w:szCs w:val="20"/>
                        <w:rPrChange w:id="115" w:author="Zhou Arespur" w:date="2022-03-23T20:47:00Z">
                          <w:rPr>
                            <w:rFonts w:ascii="Cambria Math" w:hAnsi="Cambria Math"/>
                          </w:rPr>
                        </w:rPrChange>
                      </w:rPr>
                      <m:t>n</m:t>
                    </m:r>
                  </m:num>
                  <m:den>
                    <m:r>
                      <m:rPr>
                        <m:sty m:val="p"/>
                      </m:rPr>
                      <w:rPr>
                        <w:rFonts w:ascii="Cambria Math" w:hAnsi="Cambria Math"/>
                        <w:sz w:val="20"/>
                        <w:szCs w:val="20"/>
                        <w:rPrChange w:id="116" w:author="Zhou Arespur" w:date="2022-03-23T20:47:00Z">
                          <w:rPr>
                            <w:rFonts w:ascii="Cambria Math" w:hAnsi="Cambria Math"/>
                          </w:rPr>
                        </w:rPrChange>
                      </w:rPr>
                      <m:t>2</m:t>
                    </m:r>
                  </m:den>
                </m:f>
                <m:sSup>
                  <m:sSupPr>
                    <m:ctrlPr>
                      <w:rPr>
                        <w:rFonts w:ascii="Cambria Math" w:hAnsi="Cambria Math"/>
                        <w:sz w:val="20"/>
                        <w:szCs w:val="20"/>
                        <w:rPrChange w:id="117" w:author="Zhou Arespur" w:date="2022-03-23T20:47:00Z">
                          <w:rPr>
                            <w:rFonts w:ascii="Cambria Math" w:hAnsi="Cambria Math"/>
                          </w:rPr>
                        </w:rPrChange>
                      </w:rPr>
                    </m:ctrlPr>
                  </m:sSupPr>
                  <m:e>
                    <m:d>
                      <m:dPr>
                        <m:ctrlPr>
                          <w:rPr>
                            <w:rFonts w:ascii="Cambria Math" w:hAnsi="Cambria Math"/>
                            <w:sz w:val="20"/>
                            <w:szCs w:val="20"/>
                            <w:rPrChange w:id="118" w:author="Zhou Arespur" w:date="2022-03-23T20:47:00Z">
                              <w:rPr>
                                <w:rFonts w:ascii="Cambria Math" w:hAnsi="Cambria Math"/>
                              </w:rPr>
                            </w:rPrChange>
                          </w:rPr>
                        </m:ctrlPr>
                      </m:dPr>
                      <m:e>
                        <m:sSub>
                          <m:sSubPr>
                            <m:ctrlPr>
                              <w:rPr>
                                <w:rFonts w:ascii="Cambria Math" w:hAnsi="Cambria Math"/>
                                <w:sz w:val="20"/>
                                <w:szCs w:val="20"/>
                                <w:rPrChange w:id="119" w:author="Zhou Arespur" w:date="2022-03-23T20:47:00Z">
                                  <w:rPr>
                                    <w:rFonts w:ascii="Cambria Math" w:hAnsi="Cambria Math"/>
                                  </w:rPr>
                                </w:rPrChange>
                              </w:rPr>
                            </m:ctrlPr>
                          </m:sSubPr>
                          <m:e>
                            <m:r>
                              <w:rPr>
                                <w:rFonts w:ascii="Cambria Math" w:hAnsi="Cambria Math"/>
                                <w:sz w:val="20"/>
                                <w:szCs w:val="20"/>
                                <w:rPrChange w:id="120" w:author="Zhou Arespur" w:date="2022-03-23T20:47:00Z">
                                  <w:rPr>
                                    <w:rFonts w:ascii="Cambria Math" w:hAnsi="Cambria Math"/>
                                  </w:rPr>
                                </w:rPrChange>
                              </w:rPr>
                              <m:t>Y</m:t>
                            </m:r>
                          </m:e>
                          <m:sub>
                            <m:r>
                              <w:rPr>
                                <w:rFonts w:ascii="Cambria Math" w:hAnsi="Cambria Math"/>
                                <w:sz w:val="20"/>
                                <w:szCs w:val="20"/>
                                <w:rPrChange w:id="121" w:author="Zhou Arespur" w:date="2022-03-23T20:47:00Z">
                                  <w:rPr>
                                    <w:rFonts w:ascii="Cambria Math" w:hAnsi="Cambria Math"/>
                                  </w:rPr>
                                </w:rPrChange>
                              </w:rPr>
                              <m:t>n</m:t>
                            </m:r>
                          </m:sub>
                        </m:sSub>
                        <m:r>
                          <m:rPr>
                            <m:sty m:val="p"/>
                          </m:rPr>
                          <w:rPr>
                            <w:rFonts w:ascii="Cambria Math" w:hAnsi="Cambria Math"/>
                            <w:sz w:val="20"/>
                            <w:szCs w:val="20"/>
                            <w:rPrChange w:id="122" w:author="Zhou Arespur" w:date="2022-03-23T20:47:00Z">
                              <w:rPr>
                                <w:rFonts w:ascii="Cambria Math" w:hAnsi="Cambria Math"/>
                              </w:rPr>
                            </w:rPrChange>
                          </w:rPr>
                          <m:t>-</m:t>
                        </m:r>
                        <m:sSub>
                          <m:sSubPr>
                            <m:ctrlPr>
                              <w:rPr>
                                <w:rFonts w:ascii="Cambria Math" w:hAnsi="Cambria Math"/>
                                <w:b/>
                                <w:bCs/>
                                <w:iCs/>
                                <w:sz w:val="20"/>
                                <w:szCs w:val="20"/>
                                <w:rPrChange w:id="123" w:author="Zhou Arespur" w:date="2022-03-23T20:47:00Z">
                                  <w:rPr>
                                    <w:rFonts w:ascii="Cambria Math" w:hAnsi="Cambria Math"/>
                                    <w:b/>
                                    <w:bCs/>
                                    <w:iCs/>
                                  </w:rPr>
                                </w:rPrChange>
                              </w:rPr>
                            </m:ctrlPr>
                          </m:sSubPr>
                          <m:e>
                            <m:r>
                              <m:rPr>
                                <m:sty m:val="b"/>
                              </m:rPr>
                              <w:rPr>
                                <w:rFonts w:ascii="Cambria Math" w:hAnsi="Cambria Math"/>
                                <w:sz w:val="20"/>
                                <w:szCs w:val="20"/>
                                <w:rPrChange w:id="124" w:author="Zhou Arespur" w:date="2022-03-23T20:47:00Z">
                                  <w:rPr>
                                    <w:rFonts w:ascii="Cambria Math" w:hAnsi="Cambria Math"/>
                                  </w:rPr>
                                </w:rPrChange>
                              </w:rPr>
                              <m:t>f</m:t>
                            </m:r>
                            <m:ctrlPr>
                              <w:rPr>
                                <w:rFonts w:ascii="Cambria Math" w:hAnsi="Cambria Math"/>
                                <w:sz w:val="20"/>
                                <w:szCs w:val="20"/>
                                <w:rPrChange w:id="125" w:author="Zhou Arespur" w:date="2022-03-23T20:47:00Z">
                                  <w:rPr>
                                    <w:rFonts w:ascii="Cambria Math" w:hAnsi="Cambria Math"/>
                                  </w:rPr>
                                </w:rPrChange>
                              </w:rPr>
                            </m:ctrlPr>
                          </m:e>
                          <m:sub>
                            <m:r>
                              <w:rPr>
                                <w:rFonts w:ascii="Cambria Math" w:hAnsi="Cambria Math"/>
                                <w:sz w:val="20"/>
                                <w:szCs w:val="20"/>
                                <w:rPrChange w:id="126" w:author="Zhou Arespur" w:date="2022-03-23T20:47:00Z">
                                  <w:rPr>
                                    <w:rFonts w:ascii="Cambria Math" w:hAnsi="Cambria Math"/>
                                  </w:rPr>
                                </w:rPrChange>
                              </w:rPr>
                              <m:t>n</m:t>
                            </m:r>
                          </m:sub>
                        </m:sSub>
                        <m:d>
                          <m:dPr>
                            <m:ctrlPr>
                              <w:rPr>
                                <w:rFonts w:ascii="Cambria Math" w:hAnsi="Cambria Math"/>
                                <w:sz w:val="20"/>
                                <w:szCs w:val="20"/>
                                <w:rPrChange w:id="127" w:author="Zhou Arespur" w:date="2022-03-23T20:47:00Z">
                                  <w:rPr>
                                    <w:rFonts w:ascii="Cambria Math" w:hAnsi="Cambria Math"/>
                                  </w:rPr>
                                </w:rPrChange>
                              </w:rPr>
                            </m:ctrlPr>
                          </m:dPr>
                          <m:e>
                            <m:r>
                              <m:rPr>
                                <m:sty m:val="bi"/>
                              </m:rPr>
                              <w:rPr>
                                <w:rFonts w:ascii="Cambria Math" w:hAnsi="Cambria Math"/>
                                <w:sz w:val="20"/>
                                <w:szCs w:val="20"/>
                                <w:rPrChange w:id="128" w:author="Zhou Arespur" w:date="2022-03-23T20:47:00Z">
                                  <w:rPr>
                                    <w:rFonts w:ascii="Cambria Math" w:hAnsi="Cambria Math"/>
                                  </w:rPr>
                                </w:rPrChange>
                              </w:rPr>
                              <m:t>θ</m:t>
                            </m:r>
                          </m:e>
                        </m:d>
                      </m:e>
                    </m:d>
                  </m:e>
                  <m:sup>
                    <m:r>
                      <w:rPr>
                        <w:rFonts w:ascii="Cambria Math" w:hAnsi="Cambria Math"/>
                        <w:sz w:val="20"/>
                        <w:szCs w:val="20"/>
                        <w:rPrChange w:id="129" w:author="Zhou Arespur" w:date="2022-03-23T20:47:00Z">
                          <w:rPr>
                            <w:rFonts w:ascii="Cambria Math" w:hAnsi="Cambria Math"/>
                          </w:rPr>
                        </w:rPrChange>
                      </w:rPr>
                      <m:t>T</m:t>
                    </m:r>
                  </m:sup>
                </m:sSup>
                <m:sSup>
                  <m:sSupPr>
                    <m:ctrlPr>
                      <w:rPr>
                        <w:rFonts w:ascii="Cambria Math" w:hAnsi="Cambria Math"/>
                        <w:sz w:val="20"/>
                        <w:szCs w:val="20"/>
                        <w:rPrChange w:id="130" w:author="Zhou Arespur" w:date="2022-03-23T20:47:00Z">
                          <w:rPr>
                            <w:rFonts w:ascii="Cambria Math" w:hAnsi="Cambria Math"/>
                          </w:rPr>
                        </w:rPrChange>
                      </w:rPr>
                    </m:ctrlPr>
                  </m:sSupPr>
                  <m:e>
                    <m:d>
                      <m:dPr>
                        <m:ctrlPr>
                          <w:rPr>
                            <w:rFonts w:ascii="Cambria Math" w:hAnsi="Cambria Math"/>
                            <w:sz w:val="20"/>
                            <w:szCs w:val="20"/>
                            <w:rPrChange w:id="131" w:author="Zhou Arespur" w:date="2022-03-23T20:47:00Z">
                              <w:rPr>
                                <w:rFonts w:ascii="Cambria Math" w:hAnsi="Cambria Math"/>
                              </w:rPr>
                            </w:rPrChange>
                          </w:rPr>
                        </m:ctrlPr>
                      </m:dPr>
                      <m:e>
                        <m:sSub>
                          <m:sSubPr>
                            <m:ctrlPr>
                              <w:rPr>
                                <w:rFonts w:ascii="Cambria Math" w:hAnsi="Cambria Math"/>
                                <w:sz w:val="20"/>
                                <w:szCs w:val="20"/>
                                <w:rPrChange w:id="132" w:author="Zhou Arespur" w:date="2022-03-23T20:47:00Z">
                                  <w:rPr>
                                    <w:rFonts w:ascii="Cambria Math" w:hAnsi="Cambria Math"/>
                                  </w:rPr>
                                </w:rPrChange>
                              </w:rPr>
                            </m:ctrlPr>
                          </m:sSubPr>
                          <m:e>
                            <m:r>
                              <m:rPr>
                                <m:sty m:val="b"/>
                              </m:rPr>
                              <w:rPr>
                                <w:rFonts w:ascii="Cambria Math" w:hAnsi="Cambria Math"/>
                                <w:sz w:val="20"/>
                                <w:szCs w:val="20"/>
                                <w:rPrChange w:id="133" w:author="Zhou Arespur" w:date="2022-03-23T20:47:00Z">
                                  <w:rPr>
                                    <w:rFonts w:ascii="Cambria Math" w:hAnsi="Cambria Math"/>
                                  </w:rPr>
                                </w:rPrChange>
                              </w:rPr>
                              <m:t>K</m:t>
                            </m:r>
                          </m:e>
                          <m:sub>
                            <m:r>
                              <w:rPr>
                                <w:rFonts w:ascii="Cambria Math" w:hAnsi="Cambria Math"/>
                                <w:sz w:val="20"/>
                                <w:szCs w:val="20"/>
                                <w:rPrChange w:id="134" w:author="Zhou Arespur" w:date="2022-03-23T20:47:00Z">
                                  <w:rPr>
                                    <w:rFonts w:ascii="Cambria Math" w:hAnsi="Cambria Math"/>
                                  </w:rPr>
                                </w:rPrChange>
                              </w:rPr>
                              <m:t>n</m:t>
                            </m:r>
                          </m:sub>
                        </m:sSub>
                        <m:r>
                          <m:rPr>
                            <m:sty m:val="p"/>
                          </m:rPr>
                          <w:rPr>
                            <w:rFonts w:ascii="Cambria Math" w:hAnsi="Cambria Math"/>
                            <w:sz w:val="20"/>
                            <w:szCs w:val="20"/>
                            <w:rPrChange w:id="135" w:author="Zhou Arespur" w:date="2022-03-23T20:47:00Z">
                              <w:rPr>
                                <w:rFonts w:ascii="Cambria Math" w:hAnsi="Cambria Math"/>
                              </w:rPr>
                            </w:rPrChange>
                          </w:rPr>
                          <m:t>+</m:t>
                        </m:r>
                        <m:r>
                          <w:rPr>
                            <w:rFonts w:ascii="Cambria Math" w:hAnsi="Cambria Math"/>
                            <w:sz w:val="20"/>
                            <w:szCs w:val="20"/>
                            <w:rPrChange w:id="136" w:author="Zhou Arespur" w:date="2022-03-23T20:47:00Z">
                              <w:rPr>
                                <w:rFonts w:ascii="Cambria Math" w:hAnsi="Cambria Math"/>
                              </w:rPr>
                            </w:rPrChange>
                          </w:rPr>
                          <m:t>g</m:t>
                        </m:r>
                        <m:sSub>
                          <m:sSubPr>
                            <m:ctrlPr>
                              <w:rPr>
                                <w:rFonts w:ascii="Cambria Math" w:hAnsi="Cambria Math"/>
                                <w:sz w:val="20"/>
                                <w:szCs w:val="20"/>
                                <w:rPrChange w:id="137" w:author="Zhou Arespur" w:date="2022-03-23T20:47:00Z">
                                  <w:rPr>
                                    <w:rFonts w:ascii="Cambria Math" w:hAnsi="Cambria Math"/>
                                  </w:rPr>
                                </w:rPrChange>
                              </w:rPr>
                            </m:ctrlPr>
                          </m:sSubPr>
                          <m:e>
                            <m:r>
                              <m:rPr>
                                <m:sty m:val="b"/>
                              </m:rPr>
                              <w:rPr>
                                <w:rFonts w:ascii="Cambria Math" w:hAnsi="Cambria Math"/>
                                <w:sz w:val="20"/>
                                <w:szCs w:val="20"/>
                                <w:rPrChange w:id="138" w:author="Zhou Arespur" w:date="2022-03-23T20:47:00Z">
                                  <w:rPr>
                                    <w:rFonts w:ascii="Cambria Math" w:hAnsi="Cambria Math"/>
                                  </w:rPr>
                                </w:rPrChange>
                              </w:rPr>
                              <m:t>I</m:t>
                            </m:r>
                          </m:e>
                          <m:sub>
                            <m:r>
                              <w:rPr>
                                <w:rFonts w:ascii="Cambria Math" w:hAnsi="Cambria Math"/>
                                <w:sz w:val="20"/>
                                <w:szCs w:val="20"/>
                                <w:rPrChange w:id="139" w:author="Zhou Arespur" w:date="2022-03-23T20:47:00Z">
                                  <w:rPr>
                                    <w:rFonts w:ascii="Cambria Math" w:hAnsi="Cambria Math"/>
                                  </w:rPr>
                                </w:rPrChange>
                              </w:rPr>
                              <m:t>n</m:t>
                            </m:r>
                          </m:sub>
                        </m:sSub>
                      </m:e>
                    </m:d>
                  </m:e>
                  <m:sup>
                    <m:r>
                      <m:rPr>
                        <m:sty m:val="p"/>
                      </m:rPr>
                      <w:rPr>
                        <w:rFonts w:ascii="Cambria Math" w:hAnsi="Cambria Math"/>
                        <w:sz w:val="20"/>
                        <w:szCs w:val="20"/>
                        <w:rPrChange w:id="140" w:author="Zhou Arespur" w:date="2022-03-23T20:47:00Z">
                          <w:rPr>
                            <w:rFonts w:ascii="Cambria Math" w:hAnsi="Cambria Math"/>
                          </w:rPr>
                        </w:rPrChange>
                      </w:rPr>
                      <m:t>-1</m:t>
                    </m:r>
                  </m:sup>
                </m:sSup>
                <m:d>
                  <m:dPr>
                    <m:ctrlPr>
                      <w:rPr>
                        <w:rFonts w:ascii="Cambria Math" w:hAnsi="Cambria Math"/>
                        <w:sz w:val="20"/>
                        <w:szCs w:val="20"/>
                        <w:rPrChange w:id="141" w:author="Zhou Arespur" w:date="2022-03-23T20:47:00Z">
                          <w:rPr>
                            <w:rFonts w:ascii="Cambria Math" w:hAnsi="Cambria Math"/>
                          </w:rPr>
                        </w:rPrChange>
                      </w:rPr>
                    </m:ctrlPr>
                  </m:dPr>
                  <m:e>
                    <m:sSub>
                      <m:sSubPr>
                        <m:ctrlPr>
                          <w:rPr>
                            <w:rFonts w:ascii="Cambria Math" w:hAnsi="Cambria Math"/>
                            <w:sz w:val="20"/>
                            <w:szCs w:val="20"/>
                            <w:rPrChange w:id="142" w:author="Zhou Arespur" w:date="2022-03-23T20:47:00Z">
                              <w:rPr>
                                <w:rFonts w:ascii="Cambria Math" w:hAnsi="Cambria Math"/>
                              </w:rPr>
                            </w:rPrChange>
                          </w:rPr>
                        </m:ctrlPr>
                      </m:sSubPr>
                      <m:e>
                        <m:r>
                          <w:rPr>
                            <w:rFonts w:ascii="Cambria Math" w:hAnsi="Cambria Math"/>
                            <w:sz w:val="20"/>
                            <w:szCs w:val="20"/>
                            <w:rPrChange w:id="143" w:author="Zhou Arespur" w:date="2022-03-23T20:47:00Z">
                              <w:rPr>
                                <w:rFonts w:ascii="Cambria Math" w:hAnsi="Cambria Math"/>
                              </w:rPr>
                            </w:rPrChange>
                          </w:rPr>
                          <m:t>Y</m:t>
                        </m:r>
                      </m:e>
                      <m:sub>
                        <m:r>
                          <w:rPr>
                            <w:rFonts w:ascii="Cambria Math" w:hAnsi="Cambria Math"/>
                            <w:sz w:val="20"/>
                            <w:szCs w:val="20"/>
                            <w:rPrChange w:id="144" w:author="Zhou Arespur" w:date="2022-03-23T20:47:00Z">
                              <w:rPr>
                                <w:rFonts w:ascii="Cambria Math" w:hAnsi="Cambria Math"/>
                              </w:rPr>
                            </w:rPrChange>
                          </w:rPr>
                          <m:t>n</m:t>
                        </m:r>
                      </m:sub>
                    </m:sSub>
                    <m:r>
                      <m:rPr>
                        <m:sty m:val="p"/>
                      </m:rPr>
                      <w:rPr>
                        <w:rFonts w:ascii="Cambria Math" w:hAnsi="Cambria Math"/>
                        <w:sz w:val="20"/>
                        <w:szCs w:val="20"/>
                        <w:rPrChange w:id="145" w:author="Zhou Arespur" w:date="2022-03-23T20:47:00Z">
                          <w:rPr>
                            <w:rFonts w:ascii="Cambria Math" w:hAnsi="Cambria Math"/>
                          </w:rPr>
                        </w:rPrChange>
                      </w:rPr>
                      <m:t>-</m:t>
                    </m:r>
                    <m:sSub>
                      <m:sSubPr>
                        <m:ctrlPr>
                          <w:rPr>
                            <w:rFonts w:ascii="Cambria Math" w:hAnsi="Cambria Math"/>
                            <w:b/>
                            <w:bCs/>
                            <w:iCs/>
                            <w:sz w:val="20"/>
                            <w:szCs w:val="20"/>
                            <w:rPrChange w:id="146" w:author="Zhou Arespur" w:date="2022-03-23T20:47:00Z">
                              <w:rPr>
                                <w:rFonts w:ascii="Cambria Math" w:hAnsi="Cambria Math"/>
                                <w:b/>
                                <w:bCs/>
                                <w:iCs/>
                              </w:rPr>
                            </w:rPrChange>
                          </w:rPr>
                        </m:ctrlPr>
                      </m:sSubPr>
                      <m:e>
                        <m:r>
                          <m:rPr>
                            <m:sty m:val="b"/>
                          </m:rPr>
                          <w:rPr>
                            <w:rFonts w:ascii="Cambria Math" w:hAnsi="Cambria Math"/>
                            <w:sz w:val="20"/>
                            <w:szCs w:val="20"/>
                            <w:rPrChange w:id="147" w:author="Zhou Arespur" w:date="2022-03-23T20:47:00Z">
                              <w:rPr>
                                <w:rFonts w:ascii="Cambria Math" w:hAnsi="Cambria Math"/>
                              </w:rPr>
                            </w:rPrChange>
                          </w:rPr>
                          <m:t>f</m:t>
                        </m:r>
                        <m:ctrlPr>
                          <w:rPr>
                            <w:rFonts w:ascii="Cambria Math" w:hAnsi="Cambria Math"/>
                            <w:sz w:val="20"/>
                            <w:szCs w:val="20"/>
                            <w:rPrChange w:id="148" w:author="Zhou Arespur" w:date="2022-03-23T20:47:00Z">
                              <w:rPr>
                                <w:rFonts w:ascii="Cambria Math" w:hAnsi="Cambria Math"/>
                              </w:rPr>
                            </w:rPrChange>
                          </w:rPr>
                        </m:ctrlPr>
                      </m:e>
                      <m:sub>
                        <m:r>
                          <w:rPr>
                            <w:rFonts w:ascii="Cambria Math" w:hAnsi="Cambria Math"/>
                            <w:sz w:val="20"/>
                            <w:szCs w:val="20"/>
                            <w:rPrChange w:id="149" w:author="Zhou Arespur" w:date="2022-03-23T20:47:00Z">
                              <w:rPr>
                                <w:rFonts w:ascii="Cambria Math" w:hAnsi="Cambria Math"/>
                              </w:rPr>
                            </w:rPrChange>
                          </w:rPr>
                          <m:t>n</m:t>
                        </m:r>
                      </m:sub>
                    </m:sSub>
                    <m:d>
                      <m:dPr>
                        <m:ctrlPr>
                          <w:rPr>
                            <w:rFonts w:ascii="Cambria Math" w:hAnsi="Cambria Math"/>
                            <w:sz w:val="20"/>
                            <w:szCs w:val="20"/>
                            <w:rPrChange w:id="150" w:author="Zhou Arespur" w:date="2022-03-23T20:47:00Z">
                              <w:rPr>
                                <w:rFonts w:ascii="Cambria Math" w:hAnsi="Cambria Math"/>
                              </w:rPr>
                            </w:rPrChange>
                          </w:rPr>
                        </m:ctrlPr>
                      </m:dPr>
                      <m:e>
                        <m:r>
                          <m:rPr>
                            <m:sty m:val="bi"/>
                          </m:rPr>
                          <w:rPr>
                            <w:rFonts w:ascii="Cambria Math" w:hAnsi="Cambria Math"/>
                            <w:sz w:val="20"/>
                            <w:szCs w:val="20"/>
                            <w:rPrChange w:id="151" w:author="Zhou Arespur" w:date="2022-03-23T20:47:00Z">
                              <w:rPr>
                                <w:rFonts w:ascii="Cambria Math" w:hAnsi="Cambria Math"/>
                              </w:rPr>
                            </w:rPrChange>
                          </w:rPr>
                          <m:t>θ</m:t>
                        </m:r>
                      </m:e>
                    </m:d>
                  </m:e>
                </m:d>
                <m:r>
                  <m:rPr>
                    <m:sty m:val="p"/>
                  </m:rPr>
                  <w:rPr>
                    <w:rFonts w:ascii="Cambria Math" w:hAnsi="Cambria Math"/>
                    <w:sz w:val="20"/>
                    <w:szCs w:val="20"/>
                    <w:rPrChange w:id="152" w:author="Zhou Arespur" w:date="2022-03-23T20:47:00Z">
                      <w:rPr>
                        <w:rFonts w:ascii="Cambria Math" w:hAnsi="Cambria Math"/>
                      </w:rPr>
                    </w:rPrChange>
                  </w:rPr>
                  <m:t>.</m:t>
                </m:r>
              </m:oMath>
            </m:oMathPara>
          </w:p>
        </w:tc>
        <w:tc>
          <w:tcPr>
            <w:tcW w:w="708" w:type="dxa"/>
            <w:vAlign w:val="center"/>
          </w:tcPr>
          <w:p w14:paraId="547F2855" w14:textId="6743BB78" w:rsidR="00BD2480" w:rsidRPr="00316F52" w:rsidRDefault="00BD2480" w:rsidP="00694A65">
            <w:r w:rsidRPr="00316F52">
              <w:t>(</w:t>
            </w:r>
            <w:r w:rsidR="007D2C74">
              <w:fldChar w:fldCharType="begin"/>
            </w:r>
            <w:r w:rsidR="007D2C74">
              <w:instrText xml:space="preserve"> SEQ Equation \* ARABIC </w:instrText>
            </w:r>
            <w:r w:rsidR="007D2C74">
              <w:fldChar w:fldCharType="separate"/>
            </w:r>
            <w:r>
              <w:rPr>
                <w:noProof/>
              </w:rPr>
              <w:t>16</w:t>
            </w:r>
            <w:r w:rsidR="007D2C74">
              <w:rPr>
                <w:noProof/>
              </w:rPr>
              <w:fldChar w:fldCharType="end"/>
            </w:r>
            <w:r w:rsidRPr="00316F52">
              <w:t>)</w:t>
            </w:r>
          </w:p>
        </w:tc>
      </w:tr>
    </w:tbl>
    <w:p w14:paraId="5D349B30" w14:textId="78F7E052" w:rsidR="00BD2480" w:rsidRDefault="0012699A" w:rsidP="00694A65">
      <w:r>
        <w:t xml:space="preserve">The MLEs of </w:t>
      </w:r>
      <m:oMath>
        <m:r>
          <w:rPr>
            <w:rFonts w:ascii="Cambria Math" w:hAnsi="Cambria Math"/>
          </w:rPr>
          <m:t>g,θ,γ</m:t>
        </m:r>
      </m:oMath>
      <w:r>
        <w:t xml:space="preserve">, unfortunately, do not have a closed form, but they can be obtained by numerical methods. </w:t>
      </w:r>
      <w:r w:rsidR="00057FB3">
        <w:t>A</w:t>
      </w:r>
      <w:r w:rsidR="006E521C">
        <w:t xml:space="preserve"> </w:t>
      </w:r>
      <w:r w:rsidR="006E521C" w:rsidRPr="006E521C">
        <w:t xml:space="preserve">quasi-Newton optimization method </w:t>
      </w:r>
      <w:r w:rsidR="00F459F8">
        <w:fldChar w:fldCharType="begin"/>
      </w:r>
      <w:r w:rsidR="00B1335F">
        <w:instrText xml:space="preserve"> ADDIN EN.CITE &lt;EndNote&gt;&lt;Cite&gt;&lt;Author&gt;Byrd&lt;/Author&gt;&lt;Year&gt;1995&lt;/Year&gt;&lt;RecNum&gt;74&lt;/RecNum&gt;&lt;DisplayText&gt;[37, 38]&lt;/DisplayText&gt;&lt;record&gt;&lt;rec-number&gt;74&lt;/rec-number&gt;&lt;foreign-keys&gt;&lt;key app="EN" db-id="rpwzsdvw70awvre5wfwvpeacp05parpp9z2w" timestamp="1610408398"&gt;74&lt;/key&gt;&lt;/foreign-keys&gt;&lt;ref-type name="Journal Article"&gt;17&lt;/ref-type&gt;&lt;contributors&gt;&lt;authors&gt;&lt;author&gt;Byrd, Richard H&lt;/author&gt;&lt;author&gt;Lu, Peihuang&lt;/author&gt;&lt;author&gt;Nocedal, Jorge&lt;/author&gt;&lt;author&gt;Zhu, Ciyou&lt;/author&gt;&lt;/authors&gt;&lt;/contributors&gt;&lt;titles&gt;&lt;title&gt;A limited memory algorithm for bound constrained optimization&lt;/title&gt;&lt;secondary-title&gt;SIAM Journal on scientific computing&lt;/secondary-title&gt;&lt;/titles&gt;&lt;periodical&gt;&lt;full-title&gt;SIAM Journal on Scientific Computing&lt;/full-title&gt;&lt;/periodical&gt;&lt;pages&gt;1190-1208&lt;/pages&gt;&lt;volume&gt;16&lt;/volume&gt;&lt;number&gt;5&lt;/number&gt;&lt;dates&gt;&lt;year&gt;1995&lt;/year&gt;&lt;/dates&gt;&lt;isbn&gt;1064-8275&lt;/isbn&gt;&lt;urls&gt;&lt;/urls&gt;&lt;/record&gt;&lt;/Cite&gt;&lt;Cite&gt;&lt;Author&gt;Gramacy&lt;/Author&gt;&lt;Year&gt;2020&lt;/Year&gt;&lt;RecNum&gt;73&lt;/RecNum&gt;&lt;record&gt;&lt;rec-number&gt;73&lt;/rec-number&gt;&lt;foreign-keys&gt;&lt;key app="EN" db-id="rpwzsdvw70awvre5wfwvpeacp05parpp9z2w" timestamp="1610408375"&gt;73&lt;/key&gt;&lt;/foreign-keys&gt;&lt;ref-type name="Book"&gt;6&lt;/ref-type&gt;&lt;contributors&gt;&lt;authors&gt;&lt;author&gt;Gramacy, Robert B&lt;/author&gt;&lt;/authors&gt;&lt;/contributors&gt;&lt;titles&gt;&lt;title&gt;Surrogates: Gaussian Process Modeling, Design, and Optimization for the Applied Sciences&lt;/title&gt;&lt;/titles&gt;&lt;dates&gt;&lt;year&gt;2020&lt;/year&gt;&lt;/dates&gt;&lt;publisher&gt;CRC Press&lt;/publisher&gt;&lt;isbn&gt;1000766209&lt;/isbn&gt;&lt;urls&gt;&lt;/urls&gt;&lt;/record&gt;&lt;/Cite&gt;&lt;/EndNote&gt;</w:instrText>
      </w:r>
      <w:r w:rsidR="00F459F8">
        <w:fldChar w:fldCharType="separate"/>
      </w:r>
      <w:r w:rsidR="00B1335F">
        <w:rPr>
          <w:noProof/>
        </w:rPr>
        <w:t>[37, 38]</w:t>
      </w:r>
      <w:r w:rsidR="00F459F8">
        <w:fldChar w:fldCharType="end"/>
      </w:r>
      <w:r w:rsidR="00F459F8">
        <w:t xml:space="preserve"> </w:t>
      </w:r>
      <w:r w:rsidR="00057FB3">
        <w:t xml:space="preserve">is adopted here </w:t>
      </w:r>
      <w:r w:rsidR="005C6F19">
        <w:t>to</w:t>
      </w:r>
      <w:r w:rsidR="00CE159E">
        <w:t xml:space="preserve"> </w:t>
      </w:r>
      <w:r w:rsidR="00751959">
        <w:t xml:space="preserve">find the MLEs </w:t>
      </w:r>
      <m:oMath>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acc>
          <m:accPr>
            <m:ctrlPr>
              <w:rPr>
                <w:rFonts w:ascii="Cambria Math" w:hAnsi="Cambria Math"/>
                <w:i/>
              </w:rPr>
            </m:ctrlPr>
          </m:accPr>
          <m:e>
            <m:r>
              <w:rPr>
                <w:rFonts w:ascii="Cambria Math" w:hAnsi="Cambria Math"/>
              </w:rPr>
              <m:t>γ</m:t>
            </m:r>
          </m:e>
        </m:acc>
        <m:r>
          <w:ins w:id="153" w:author="Zhou Arespur" w:date="2022-03-23T20:47:00Z">
            <w:rPr>
              <w:rFonts w:ascii="Cambria Math" w:hAnsi="Cambria Math"/>
            </w:rPr>
            <m:t>,</m:t>
          </w:ins>
        </m:r>
        <m:sSub>
          <m:sSubPr>
            <m:ctrlPr>
              <w:ins w:id="154" w:author="Zhou Arespur" w:date="2022-03-23T20:48:00Z">
                <w:rPr>
                  <w:rFonts w:ascii="Cambria Math" w:hAnsi="Cambria Math"/>
                  <w:i/>
                </w:rPr>
              </w:ins>
            </m:ctrlPr>
          </m:sSubPr>
          <m:e>
            <m:acc>
              <m:accPr>
                <m:ctrlPr>
                  <w:ins w:id="155" w:author="Zhou Arespur" w:date="2022-03-23T20:48:00Z">
                    <w:rPr>
                      <w:rFonts w:ascii="Cambria Math" w:hAnsi="Cambria Math"/>
                      <w:i/>
                    </w:rPr>
                  </w:ins>
                </m:ctrlPr>
              </m:accPr>
              <m:e>
                <m:r>
                  <w:ins w:id="156" w:author="Zhou Arespur" w:date="2022-03-23T20:48:00Z">
                    <w:rPr>
                      <w:rFonts w:ascii="Cambria Math" w:hAnsi="Cambria Math"/>
                    </w:rPr>
                    <m:t>σ</m:t>
                  </w:ins>
                </m:r>
              </m:e>
            </m:acc>
          </m:e>
          <m:sub>
            <m:r>
              <w:ins w:id="157" w:author="Zhou Arespur" w:date="2022-03-23T20:48:00Z">
                <w:rPr>
                  <w:rFonts w:ascii="Cambria Math" w:hAnsi="Cambria Math"/>
                </w:rPr>
                <m:t>F</m:t>
              </w:ins>
            </m:r>
          </m:sub>
        </m:sSub>
      </m:oMath>
      <w:r w:rsidR="005E3CB7">
        <w:t xml:space="preserve"> </w:t>
      </w:r>
      <w:r w:rsidR="00751959">
        <w:t xml:space="preserve">by </w:t>
      </w:r>
      <w:r w:rsidR="004F2287">
        <w:t>maximiz</w:t>
      </w:r>
      <w:r w:rsidR="00751959">
        <w:t>ing</w:t>
      </w:r>
      <w:r w:rsidR="004F2287">
        <w:t xml:space="preserve"> </w:t>
      </w:r>
      <w:r w:rsidR="000F0F43">
        <w:t>the log-likelihood</w:t>
      </w:r>
      <w:r w:rsidR="00596424">
        <w:t xml:space="preserve"> </w:t>
      </w:r>
      <w:r w:rsidR="005C6F19">
        <w:t>numerically</w:t>
      </w:r>
      <w:r w:rsidR="00A67EB8">
        <w:t>.</w:t>
      </w:r>
    </w:p>
    <w:p w14:paraId="7A8E65E8" w14:textId="77777777" w:rsidR="00612CC4" w:rsidRPr="00AB7FD1" w:rsidRDefault="00612CC4" w:rsidP="00694A65"/>
    <w:p w14:paraId="5DD1E34D" w14:textId="002D629C" w:rsidR="001A4E4E" w:rsidRDefault="00AC7719" w:rsidP="00694A65">
      <w:pPr>
        <w:pStyle w:val="a"/>
      </w:pPr>
      <w:r>
        <w:t>Selection of computer models</w:t>
      </w:r>
    </w:p>
    <w:p w14:paraId="119CDB61" w14:textId="14A56601" w:rsidR="001A4E4E" w:rsidRDefault="00B710E7" w:rsidP="00694A65">
      <w:r>
        <w:t xml:space="preserve">As discussed previously, </w:t>
      </w:r>
      <w:r w:rsidR="008B0C63">
        <w:t xml:space="preserve">the mathematical model of the real alpha function is unknown, and </w:t>
      </w:r>
      <w:r w:rsidR="00E218E5">
        <w:t xml:space="preserve">the proposed computer models only tend to approach the reality. </w:t>
      </w:r>
      <w:r w:rsidR="002E095F">
        <w:t xml:space="preserve">The calibration model </w:t>
      </w:r>
      <w:r w:rsidR="00D4462D">
        <w:t xml:space="preserve">represented by Eq. </w:t>
      </w:r>
      <w:r w:rsidR="00713EF1">
        <w:fldChar w:fldCharType="begin"/>
      </w:r>
      <w:r w:rsidR="00713EF1">
        <w:instrText xml:space="preserve"> REF _Ref61013859 \h </w:instrText>
      </w:r>
      <w:r w:rsidR="00713EF1">
        <w:fldChar w:fldCharType="separate"/>
      </w:r>
      <w:r w:rsidR="00CA6921" w:rsidRPr="00316F52">
        <w:t>(</w:t>
      </w:r>
      <w:r w:rsidR="00CA6921">
        <w:rPr>
          <w:noProof/>
        </w:rPr>
        <w:t>12</w:t>
      </w:r>
      <w:r w:rsidR="00CA6921" w:rsidRPr="00316F52">
        <w:t>)</w:t>
      </w:r>
      <w:r w:rsidR="00713EF1">
        <w:fldChar w:fldCharType="end"/>
      </w:r>
      <w:r w:rsidR="00713EF1">
        <w:t xml:space="preserve"> </w:t>
      </w:r>
      <w:r w:rsidR="00371EFD">
        <w:t>gives</w:t>
      </w:r>
      <w:r w:rsidR="009E5C2F">
        <w:t xml:space="preserve"> </w:t>
      </w:r>
      <w:r w:rsidR="009F52D6">
        <w:t>a</w:t>
      </w:r>
      <w:r w:rsidR="009E5C2F">
        <w:t xml:space="preserve"> predictor as the sum of the </w:t>
      </w:r>
      <w:r w:rsidR="00EE6953">
        <w:t>computer model and a correction due to model discrepancy</w:t>
      </w:r>
      <w:r w:rsidR="009F52D6">
        <w:t xml:space="preserve"> and measure</w:t>
      </w:r>
      <w:r w:rsidR="00F97BA3">
        <w:t>ment</w:t>
      </w:r>
      <w:r w:rsidR="009F52D6">
        <w:t xml:space="preserve"> error</w:t>
      </w:r>
      <w:r w:rsidR="00EE6953">
        <w:t xml:space="preserve">. </w:t>
      </w:r>
      <w:r w:rsidR="004917F6">
        <w:t xml:space="preserve">This implies that </w:t>
      </w:r>
      <w:r w:rsidR="008B443A">
        <w:t xml:space="preserve">the </w:t>
      </w:r>
      <w:r w:rsidR="009155E8">
        <w:t>bias</w:t>
      </w:r>
      <w:r w:rsidR="008B443A">
        <w:t xml:space="preserve"> correction can</w:t>
      </w:r>
      <w:r w:rsidR="00AE60F0">
        <w:t xml:space="preserve"> compensate</w:t>
      </w:r>
      <w:r w:rsidR="001A1297">
        <w:t xml:space="preserve"> for</w:t>
      </w:r>
      <w:r w:rsidR="00AE60F0">
        <w:t xml:space="preserve"> the uncertainty</w:t>
      </w:r>
      <w:r w:rsidR="00060963">
        <w:t xml:space="preserve"> </w:t>
      </w:r>
      <w:r w:rsidR="00AA2184">
        <w:t>of</w:t>
      </w:r>
      <w:r w:rsidR="001F0F10">
        <w:t xml:space="preserve"> </w:t>
      </w:r>
      <w:r w:rsidR="00060963">
        <w:t>the computer model to the predictor</w:t>
      </w:r>
      <w:r w:rsidR="009C1263">
        <w:t>.</w:t>
      </w:r>
      <w:r w:rsidR="008A511C">
        <w:t xml:space="preserve"> In the present work, we examine three computer models</w:t>
      </w:r>
      <w:r w:rsidR="00D20AA6">
        <w:t xml:space="preserve"> with different variable and calibration parameters as follows,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1015"/>
      </w:tblGrid>
      <w:tr w:rsidR="00D20AA6" w:rsidRPr="00316F52" w14:paraId="16A82650" w14:textId="77777777" w:rsidTr="0059795F">
        <w:tc>
          <w:tcPr>
            <w:tcW w:w="8642" w:type="dxa"/>
            <w:vAlign w:val="center"/>
          </w:tcPr>
          <w:p w14:paraId="3302A91D" w14:textId="6A9987F9" w:rsidR="00D20AA6" w:rsidRPr="00316F52" w:rsidRDefault="00913018" w:rsidP="00694A65">
            <w:r>
              <w:t xml:space="preserve">Model 1: </w:t>
            </w: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iCs/>
                        </w:rPr>
                      </m:ctrlPr>
                    </m:sSubPr>
                    <m:e>
                      <m:r>
                        <w:rPr>
                          <w:rFonts w:ascii="Cambria Math" w:hAnsi="Cambria Math"/>
                        </w:rPr>
                        <m:t>T</m:t>
                      </m:r>
                    </m:e>
                    <m:sub>
                      <m:r>
                        <w:rPr>
                          <w:rFonts w:ascii="Cambria Math" w:hAnsi="Cambria Math"/>
                        </w:rPr>
                        <m:t>r</m:t>
                      </m:r>
                    </m:sub>
                  </m:sSub>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(1)</m:t>
                  </m:r>
                </m:sup>
              </m:sSup>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oMath>
          </w:p>
        </w:tc>
        <w:tc>
          <w:tcPr>
            <w:tcW w:w="708" w:type="dxa"/>
            <w:vAlign w:val="center"/>
          </w:tcPr>
          <w:p w14:paraId="081E8A31" w14:textId="0BB085AD" w:rsidR="00D20AA6" w:rsidRPr="00316F52" w:rsidRDefault="00D20AA6" w:rsidP="00694A65">
            <w:r w:rsidRPr="00316F52">
              <w:t>(</w:t>
            </w:r>
            <w:r w:rsidR="007D2C74">
              <w:fldChar w:fldCharType="begin"/>
            </w:r>
            <w:r w:rsidR="007D2C74">
              <w:instrText xml:space="preserve"> SEQ Equation \</w:instrText>
            </w:r>
            <w:r w:rsidR="007D2C74">
              <w:instrText xml:space="preserve">* ARABIC </w:instrText>
            </w:r>
            <w:r w:rsidR="007D2C74">
              <w:fldChar w:fldCharType="separate"/>
            </w:r>
            <w:r w:rsidR="00CA6921">
              <w:rPr>
                <w:noProof/>
              </w:rPr>
              <w:t>17</w:t>
            </w:r>
            <w:r w:rsidR="007D2C74">
              <w:rPr>
                <w:noProof/>
              </w:rPr>
              <w:fldChar w:fldCharType="end"/>
            </w:r>
            <w:r w:rsidRPr="00316F52">
              <w:t>)</w:t>
            </w:r>
          </w:p>
        </w:tc>
      </w:tr>
      <w:tr w:rsidR="00913018" w:rsidRPr="00316F52" w14:paraId="6C1B4117" w14:textId="77777777" w:rsidTr="0059795F">
        <w:tc>
          <w:tcPr>
            <w:tcW w:w="8642" w:type="dxa"/>
            <w:vAlign w:val="center"/>
          </w:tcPr>
          <w:p w14:paraId="1506D211" w14:textId="0753300A" w:rsidR="00913018" w:rsidRPr="00316F52" w:rsidRDefault="00913018" w:rsidP="00694A65">
            <w:r>
              <w:t xml:space="preserve">Model 2: </w:t>
            </w: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iCs/>
                        </w:rPr>
                      </m:ctrlPr>
                    </m:sSubPr>
                    <m:e>
                      <m:r>
                        <w:rPr>
                          <w:rFonts w:ascii="Cambria Math" w:hAnsi="Cambria Math"/>
                        </w:rPr>
                        <m:t>T</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m:t>
                  </m:r>
                </m:sub>
                <m:sup>
                  <m:r>
                    <m:rPr>
                      <m:sty m:val="p"/>
                    </m:rPr>
                    <w:rPr>
                      <w:rFonts w:ascii="Cambria Math" w:hAnsi="Cambria Math"/>
                    </w:rPr>
                    <m:t>(2)</m:t>
                  </m:r>
                </m:sup>
              </m:sSubSup>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oMath>
          </w:p>
        </w:tc>
        <w:tc>
          <w:tcPr>
            <w:tcW w:w="708" w:type="dxa"/>
            <w:vAlign w:val="center"/>
          </w:tcPr>
          <w:p w14:paraId="41B5877B" w14:textId="366651A7" w:rsidR="00913018" w:rsidRPr="00316F52" w:rsidRDefault="00913018" w:rsidP="00694A65">
            <w:r w:rsidRPr="00316F52">
              <w:t>(</w:t>
            </w:r>
            <w:r w:rsidR="007D2C74">
              <w:fldChar w:fldCharType="begin"/>
            </w:r>
            <w:r w:rsidR="007D2C74">
              <w:instrText xml:space="preserve"> SEQ Equation \* ARABIC </w:instrText>
            </w:r>
            <w:r w:rsidR="007D2C74">
              <w:fldChar w:fldCharType="separate"/>
            </w:r>
            <w:r w:rsidR="00CA6921">
              <w:rPr>
                <w:noProof/>
              </w:rPr>
              <w:t>18</w:t>
            </w:r>
            <w:r w:rsidR="007D2C74">
              <w:rPr>
                <w:noProof/>
              </w:rPr>
              <w:fldChar w:fldCharType="end"/>
            </w:r>
            <w:r w:rsidRPr="00316F52">
              <w:t>)</w:t>
            </w:r>
          </w:p>
        </w:tc>
      </w:tr>
      <w:tr w:rsidR="00913018" w:rsidRPr="00316F52" w14:paraId="40137B69" w14:textId="77777777" w:rsidTr="0059795F">
        <w:tc>
          <w:tcPr>
            <w:tcW w:w="8642" w:type="dxa"/>
            <w:vAlign w:val="center"/>
          </w:tcPr>
          <w:p w14:paraId="6C9CED2A" w14:textId="7F52A1B4" w:rsidR="00913018" w:rsidRPr="00316F52" w:rsidRDefault="00913018" w:rsidP="00694A65">
            <w:r>
              <w:t xml:space="preserve">Model 3: </w:t>
            </w:r>
            <m:oMath>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iCs/>
                        </w:rPr>
                      </m:ctrlPr>
                    </m:sSubPr>
                    <m:e>
                      <m:r>
                        <w:rPr>
                          <w:rFonts w:ascii="Cambria Math" w:hAnsi="Cambria Math"/>
                        </w:rPr>
                        <m:t>T</m:t>
                      </m:r>
                    </m:e>
                    <m:sub>
                      <m:r>
                        <w:rPr>
                          <w:rFonts w:ascii="Cambria Math" w:hAnsi="Cambria Math"/>
                        </w:rPr>
                        <m:t>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m:t>
                  </m:r>
                </m:sub>
                <m:sup>
                  <m:r>
                    <m:rPr>
                      <m:sty m:val="p"/>
                    </m:rPr>
                    <w:rPr>
                      <w:rFonts w:ascii="Cambria Math" w:hAnsi="Cambria Math"/>
                    </w:rPr>
                    <m:t>(3)</m:t>
                  </m:r>
                </m:sup>
              </m:sSubSup>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m:t>
                  </m:r>
                </m:sub>
                <m:sup>
                  <m:r>
                    <m:rPr>
                      <m:sty m:val="p"/>
                    </m:rPr>
                    <w:rPr>
                      <w:rFonts w:ascii="Cambria Math" w:hAnsi="Cambria Math"/>
                    </w:rPr>
                    <m:t>(3)</m:t>
                  </m:r>
                </m:sup>
              </m:sSubSup>
              <m:sSub>
                <m:sSubPr>
                  <m:ctrlPr>
                    <w:rPr>
                      <w:rFonts w:ascii="Cambria Math" w:hAnsi="Cambria Math"/>
                    </w:rPr>
                  </m:ctrlPr>
                </m:sSubPr>
                <m:e>
                  <m:r>
                    <w:rPr>
                      <w:rFonts w:ascii="Cambria Math" w:hAnsi="Cambria Math"/>
                    </w:rPr>
                    <m:t>P</m:t>
                  </m:r>
                </m:e>
                <m:sub>
                  <m:r>
                    <w:rPr>
                      <w:rFonts w:ascii="Cambria Math" w:hAnsi="Cambria Math"/>
                    </w:rPr>
                    <m:t>r</m:t>
                  </m:r>
                </m:sub>
              </m:sSub>
            </m:oMath>
            <w:r w:rsidR="00363059">
              <w:t>.</w:t>
            </w:r>
          </w:p>
        </w:tc>
        <w:tc>
          <w:tcPr>
            <w:tcW w:w="708" w:type="dxa"/>
            <w:vAlign w:val="center"/>
          </w:tcPr>
          <w:p w14:paraId="5B434DFB" w14:textId="6CF03942" w:rsidR="00913018" w:rsidRPr="00316F52" w:rsidRDefault="00913018" w:rsidP="00694A65">
            <w:r w:rsidRPr="00316F52">
              <w:t>(</w:t>
            </w:r>
            <w:r w:rsidR="007D2C74">
              <w:fldChar w:fldCharType="begin"/>
            </w:r>
            <w:r w:rsidR="007D2C74">
              <w:instrText xml:space="preserve"> SEQ Equation \* ARABIC </w:instrText>
            </w:r>
            <w:r w:rsidR="007D2C74">
              <w:fldChar w:fldCharType="separate"/>
            </w:r>
            <w:r w:rsidR="00CA6921">
              <w:rPr>
                <w:noProof/>
              </w:rPr>
              <w:t>19</w:t>
            </w:r>
            <w:r w:rsidR="007D2C74">
              <w:rPr>
                <w:noProof/>
              </w:rPr>
              <w:fldChar w:fldCharType="end"/>
            </w:r>
            <w:r w:rsidRPr="00316F52">
              <w:t>)</w:t>
            </w:r>
          </w:p>
        </w:tc>
      </w:tr>
    </w:tbl>
    <w:p w14:paraId="07BD6738" w14:textId="51EFEA58" w:rsidR="00D20AA6" w:rsidRDefault="002C050F" w:rsidP="00694A65">
      <w:r>
        <w:t xml:space="preserve">Here </w:t>
      </w:r>
      <m:oMath>
        <m:r>
          <w:rPr>
            <w:rFonts w:ascii="Cambria Math" w:hAnsi="Cambria Math"/>
          </w:rPr>
          <m:t xml:space="preserve">c, </m:t>
        </m:r>
        <m:sSub>
          <m:sSubPr>
            <m:ctrlPr>
              <w:rPr>
                <w:rFonts w:ascii="Cambria Math" w:hAnsi="Cambria Math"/>
                <w:i/>
                <w:iCs/>
              </w:rPr>
            </m:ctrlPr>
          </m:sSubPr>
          <m:e>
            <m:r>
              <w:rPr>
                <w:rFonts w:ascii="Cambria Math" w:hAnsi="Cambria Math"/>
              </w:rPr>
              <m:t>T</m:t>
            </m:r>
          </m:e>
          <m:sub>
            <m:r>
              <w:rPr>
                <w:rFonts w:ascii="Cambria Math" w:hAnsi="Cambria Math"/>
              </w:rPr>
              <m:t>r</m:t>
            </m:r>
          </m:sub>
        </m:sSub>
        <m:r>
          <w:rPr>
            <w:rFonts w:ascii="Cambria Math" w:hAnsi="Cambria Math"/>
          </w:rPr>
          <m:t>,</m:t>
        </m:r>
      </m:oMath>
      <w:r w:rsidR="00CE71B2">
        <w:rPr>
          <w:iCs/>
        </w:rPr>
        <w:t xml:space="preserve"> and </w:t>
      </w:r>
      <m:oMath>
        <m:sSub>
          <m:sSubPr>
            <m:ctrlPr>
              <w:rPr>
                <w:rFonts w:ascii="Cambria Math" w:hAnsi="Cambria Math"/>
                <w:i/>
                <w:iCs/>
              </w:rPr>
            </m:ctrlPr>
          </m:sSubPr>
          <m:e>
            <m:r>
              <w:rPr>
                <w:rFonts w:ascii="Cambria Math" w:hAnsi="Cambria Math"/>
              </w:rPr>
              <m:t>P</m:t>
            </m:r>
          </m:e>
          <m:sub>
            <m:r>
              <w:rPr>
                <w:rFonts w:ascii="Cambria Math" w:hAnsi="Cambria Math"/>
              </w:rPr>
              <m:t>r</m:t>
            </m:r>
          </m:sub>
        </m:sSub>
      </m:oMath>
      <w:r>
        <w:t xml:space="preserve"> </w:t>
      </w:r>
      <w:r w:rsidR="00CE71B2">
        <w:t>represent</w:t>
      </w:r>
      <w:r>
        <w:t xml:space="preserve"> </w:t>
      </w:r>
      <w:r w:rsidR="00CE71B2">
        <w:t xml:space="preserve">the </w:t>
      </w:r>
      <w:r w:rsidR="00CE71B2" w:rsidRPr="00CE71B2">
        <w:rPr>
          <w:i/>
          <w:iCs/>
        </w:rPr>
        <w:t>ad hoc</w:t>
      </w:r>
      <w:r>
        <w:t xml:space="preserve"> constant</w:t>
      </w:r>
      <w:r w:rsidR="00CE71B2">
        <w:t>,</w:t>
      </w:r>
      <w:r w:rsidR="00886DB0">
        <w:t xml:space="preserve"> reduced temperature</w:t>
      </w:r>
      <w:r w:rsidR="00617C86">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T/T</m:t>
            </m:r>
          </m:e>
          <m:sub>
            <m:r>
              <w:rPr>
                <w:rFonts w:ascii="Cambria Math" w:hAnsi="Cambria Math"/>
              </w:rPr>
              <m:t>c</m:t>
            </m:r>
          </m:sub>
        </m:sSub>
      </m:oMath>
      <w:r w:rsidR="00617C86">
        <w:t>)</w:t>
      </w:r>
      <w:r w:rsidR="000475FC">
        <w:t>, and reduced pressure</w:t>
      </w:r>
      <w:r w:rsidR="00C50F1A">
        <w:t xml:space="preserve"> (</w:t>
      </w:r>
      <m:oMath>
        <m:sSub>
          <m:sSubPr>
            <m:ctrlPr>
              <w:rPr>
                <w:rFonts w:ascii="Cambria Math" w:hAnsi="Cambria Math"/>
                <w:i/>
                <w:iCs/>
              </w:rPr>
            </m:ctrlPr>
          </m:sSub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=P/P</m:t>
            </m:r>
          </m:e>
          <m:sub>
            <m:r>
              <w:rPr>
                <w:rFonts w:ascii="Cambria Math" w:hAnsi="Cambria Math"/>
              </w:rPr>
              <m:t>c</m:t>
            </m:r>
          </m:sub>
        </m:sSub>
      </m:oMath>
      <w:r w:rsidR="00C50F1A">
        <w:t>)</w:t>
      </w:r>
      <w:r w:rsidR="004015F9">
        <w:t>,</w:t>
      </w:r>
      <w:r w:rsidR="000475FC">
        <w:t xml:space="preserve"> respectively.</w:t>
      </w:r>
      <w:r w:rsidR="004015F9">
        <w:t xml:space="preserve"> </w:t>
      </w:r>
      <w:r w:rsidR="000D2FF7">
        <w:t>Both</w:t>
      </w:r>
      <w:r w:rsidR="003E0C5F">
        <w:t xml:space="preserve"> computer model</w:t>
      </w:r>
      <w:r w:rsidR="001A1297">
        <w:t>s</w:t>
      </w:r>
      <w:r w:rsidR="003E0C5F">
        <w:t xml:space="preserve"> 1 </w:t>
      </w:r>
      <w:r w:rsidR="000D2FF7">
        <w:t xml:space="preserve">and 2 </w:t>
      </w:r>
      <w:r w:rsidR="003E0C5F">
        <w:t>ha</w:t>
      </w:r>
      <w:r w:rsidR="000D2FF7">
        <w:t xml:space="preserve">ve reduced temperature </w:t>
      </w:r>
      <w:r w:rsidR="007836E8">
        <w:t>as</w:t>
      </w:r>
      <w:r w:rsidR="003E0C5F">
        <w:t xml:space="preserve"> </w:t>
      </w:r>
      <w:r w:rsidR="007836E8">
        <w:t>the</w:t>
      </w:r>
      <w:r w:rsidR="003E0C5F">
        <w:t xml:space="preserve"> variable parameter</w:t>
      </w:r>
      <w:r w:rsidR="007B0907">
        <w:t xml:space="preserve">. </w:t>
      </w:r>
      <w:r w:rsidR="001A1297">
        <w:t>M</w:t>
      </w:r>
      <w:r w:rsidR="0062779F">
        <w:t xml:space="preserve">odel 2 </w:t>
      </w:r>
      <w:r w:rsidR="00DB7822">
        <w:t xml:space="preserve">has </w:t>
      </w:r>
      <w:r w:rsidR="000E6CF6">
        <w:t>two calibration parameters</w:t>
      </w:r>
      <w:r w:rsidR="001A1297">
        <w:t>, as</w:t>
      </w:r>
      <w:r w:rsidR="000E6CF6">
        <w:t xml:space="preserve"> compared to model 1 </w:t>
      </w:r>
      <w:r w:rsidR="001A1297">
        <w:t xml:space="preserve">which has </w:t>
      </w:r>
      <w:r w:rsidR="000E6CF6">
        <w:t xml:space="preserve">one. </w:t>
      </w:r>
      <w:r w:rsidR="001A1297">
        <w:t>C</w:t>
      </w:r>
      <w:r w:rsidR="0083501D">
        <w:t>omputer model 3 includes reduced pressure as the second variable parameter</w:t>
      </w:r>
      <w:r w:rsidR="00852C5D">
        <w:t xml:space="preserve"> associated with the third calibration parameter</w:t>
      </w:r>
      <w:r w:rsidR="00D66B93">
        <w:t xml:space="preserve">. This </w:t>
      </w:r>
      <w:r w:rsidR="0030473B">
        <w:t>selection</w:t>
      </w:r>
      <w:r w:rsidR="00D66B93">
        <w:t xml:space="preserve"> is justified </w:t>
      </w:r>
      <w:r w:rsidR="00F952C3">
        <w:t>by</w:t>
      </w:r>
      <w:r w:rsidR="00D66B93">
        <w:t xml:space="preserve"> Fig. 1</w:t>
      </w:r>
      <w:r w:rsidR="00090735">
        <w:t xml:space="preserve">, which </w:t>
      </w:r>
      <w:r w:rsidR="00D66B93">
        <w:t xml:space="preserve">shows the </w:t>
      </w:r>
      <w:r w:rsidR="00D824CF">
        <w:t>strong dependence of alpha on pressure</w:t>
      </w:r>
      <w:r w:rsidR="00D975A0">
        <w:t xml:space="preserve"> in some regions</w:t>
      </w:r>
      <w:r w:rsidR="00D824CF">
        <w:t xml:space="preserve">. </w:t>
      </w:r>
      <w:r w:rsidR="00F75BBD">
        <w:t xml:space="preserve">Note that </w:t>
      </w:r>
      <w:r w:rsidR="00AE4445">
        <w:t>the alpha</w:t>
      </w:r>
      <w:r w:rsidR="00435DA6">
        <w:t xml:space="preserve"> </w:t>
      </w:r>
      <w:r w:rsidR="00435DA6">
        <w:lastRenderedPageBreak/>
        <w:t xml:space="preserve">function </w:t>
      </w:r>
      <w:r w:rsidR="006E658F">
        <w:t>presents</w:t>
      </w:r>
      <w:r w:rsidR="00435DA6">
        <w:t xml:space="preserve"> nonlinear</w:t>
      </w:r>
      <w:r w:rsidR="00D975A0">
        <w:t xml:space="preserve"> </w:t>
      </w:r>
      <w:r w:rsidR="00AA4A62">
        <w:t>behaviors</w:t>
      </w:r>
      <w:r w:rsidR="00435DA6">
        <w:t xml:space="preserve">, </w:t>
      </w:r>
      <w:r w:rsidR="00090735">
        <w:t xml:space="preserve">although </w:t>
      </w:r>
      <w:r w:rsidR="00F75BBD">
        <w:t>linear model</w:t>
      </w:r>
      <w:r w:rsidR="008B6D07">
        <w:t xml:space="preserve">s are </w:t>
      </w:r>
      <w:r w:rsidR="001F3DFF">
        <w:t>employed</w:t>
      </w:r>
      <w:r w:rsidR="008B6D07">
        <w:t xml:space="preserve"> here for the convenience of </w:t>
      </w:r>
      <w:r w:rsidR="006238EC">
        <w:t xml:space="preserve">gradient term </w:t>
      </w:r>
      <w:r w:rsidR="001F3DFF">
        <w:t xml:space="preserve">calculations </w:t>
      </w:r>
      <w:r w:rsidR="006238EC">
        <w:t xml:space="preserve">involved in </w:t>
      </w:r>
      <w:r w:rsidR="00484F34">
        <w:t>the kernel function</w:t>
      </w:r>
      <w:r w:rsidR="00576C31">
        <w:t xml:space="preserve">. </w:t>
      </w:r>
      <w:r w:rsidR="00AA4A62">
        <w:t>The</w:t>
      </w:r>
      <w:r w:rsidR="00576C31">
        <w:t xml:space="preserve"> uncertainty </w:t>
      </w:r>
      <w:r w:rsidR="006A1BC6">
        <w:t>induced</w:t>
      </w:r>
      <w:r w:rsidR="008C4E75">
        <w:t xml:space="preserve"> by the linear models </w:t>
      </w:r>
      <w:r w:rsidR="006C73CC">
        <w:t>can be compensated by the bias-corrected term in Eq.</w:t>
      </w:r>
      <w:r w:rsidR="00EE501B">
        <w:t xml:space="preserve"> </w:t>
      </w:r>
      <w:r w:rsidR="00EE501B">
        <w:fldChar w:fldCharType="begin"/>
      </w:r>
      <w:r w:rsidR="00EE501B">
        <w:instrText xml:space="preserve"> REF _Ref61013859 \h </w:instrText>
      </w:r>
      <w:r w:rsidR="00EE501B">
        <w:fldChar w:fldCharType="separate"/>
      </w:r>
      <w:r w:rsidR="00EE501B" w:rsidRPr="00316F52">
        <w:t>(</w:t>
      </w:r>
      <w:r w:rsidR="00EE501B">
        <w:rPr>
          <w:noProof/>
        </w:rPr>
        <w:t>12</w:t>
      </w:r>
      <w:r w:rsidR="00EE501B" w:rsidRPr="00316F52">
        <w:t>)</w:t>
      </w:r>
      <w:r w:rsidR="00EE501B">
        <w:fldChar w:fldCharType="end"/>
      </w:r>
      <w:r w:rsidR="006C73CC">
        <w:t>.</w:t>
      </w:r>
      <w:r w:rsidR="00494775">
        <w:t xml:space="preserve"> </w:t>
      </w:r>
      <w:r w:rsidR="00686673">
        <w:t xml:space="preserve">As will be seen </w:t>
      </w:r>
      <w:r w:rsidR="00862CE9">
        <w:t>later</w:t>
      </w:r>
      <w:r w:rsidR="00686673">
        <w:t xml:space="preserve">, </w:t>
      </w:r>
      <w:r w:rsidR="001A1297">
        <w:t xml:space="preserve">this </w:t>
      </w:r>
      <w:r w:rsidR="008D12E7">
        <w:t xml:space="preserve">semi-parametric form shows superior performance in </w:t>
      </w:r>
      <w:r w:rsidR="001A1297">
        <w:t xml:space="preserve">the </w:t>
      </w:r>
      <w:r w:rsidR="00A42363">
        <w:t xml:space="preserve">prediction of alpha </w:t>
      </w:r>
      <w:r w:rsidR="000814BC">
        <w:t xml:space="preserve">and </w:t>
      </w:r>
      <w:r w:rsidR="002B4AC3">
        <w:t>density estimation of substances at all thermodynamic states.</w:t>
      </w:r>
    </w:p>
    <w:p w14:paraId="054AA2FA" w14:textId="59C38C40" w:rsidR="001A4E4E" w:rsidRDefault="001A4E4E" w:rsidP="00694A65"/>
    <w:p w14:paraId="3DE86212" w14:textId="170718D2" w:rsidR="00A33BCE" w:rsidRDefault="00A33BCE" w:rsidP="00694A65"/>
    <w:p w14:paraId="064FE052" w14:textId="77777777" w:rsidR="00A33BCE" w:rsidRDefault="00A33BCE" w:rsidP="00694A65"/>
    <w:p w14:paraId="288CCD3B" w14:textId="74EA8E34" w:rsidR="008C4E75" w:rsidRDefault="00E4081F" w:rsidP="00694A65">
      <w:pPr>
        <w:pStyle w:val="1"/>
      </w:pPr>
      <w:r>
        <w:t>Results and discussion</w:t>
      </w:r>
    </w:p>
    <w:p w14:paraId="73EADAC3" w14:textId="25A9D90D" w:rsidR="00CD13D2" w:rsidRDefault="00FD69C1" w:rsidP="00694A65">
      <w:r>
        <w:t>W</w:t>
      </w:r>
      <w:r w:rsidR="00624A38">
        <w:t xml:space="preserve">e </w:t>
      </w:r>
      <w:r w:rsidR="00AF3001">
        <w:t>select three representative substances</w:t>
      </w:r>
      <w:r w:rsidR="00876EAE">
        <w:t>,</w:t>
      </w:r>
      <w:r w:rsidR="00AF3001">
        <w:t xml:space="preserve"> oxygen, n-</w:t>
      </w:r>
      <w:proofErr w:type="spellStart"/>
      <w:r w:rsidR="00AF3001">
        <w:t>decane</w:t>
      </w:r>
      <w:proofErr w:type="spellEnd"/>
      <w:r w:rsidR="00AF3001">
        <w:t>, and carbon dioxide</w:t>
      </w:r>
      <w:r w:rsidR="00876EAE">
        <w:t>,</w:t>
      </w:r>
      <w:r w:rsidR="00397352">
        <w:t xml:space="preserve"> </w:t>
      </w:r>
      <w:r w:rsidR="00876EAE">
        <w:t xml:space="preserve">and </w:t>
      </w:r>
      <w:r w:rsidR="00397352">
        <w:t xml:space="preserve">develop their alpha functions based </w:t>
      </w:r>
      <w:r w:rsidR="00D27ABC">
        <w:t xml:space="preserve">on </w:t>
      </w:r>
      <w:r w:rsidR="00FA7223">
        <w:t>the proposed</w:t>
      </w:r>
      <w:r w:rsidR="00397352">
        <w:t xml:space="preserve"> model form</w:t>
      </w:r>
      <w:r w:rsidR="000179F7">
        <w:t>s</w:t>
      </w:r>
      <w:r w:rsidR="00751425" w:rsidRPr="00751425">
        <w:t xml:space="preserve"> </w:t>
      </w:r>
      <w:r w:rsidR="006D0897">
        <w:t>t</w:t>
      </w:r>
      <w:r w:rsidR="00751425">
        <w:t>o illustrate the calibration model</w:t>
      </w:r>
      <w:r w:rsidR="00890015">
        <w:t>.</w:t>
      </w:r>
      <w:r w:rsidR="000179F7">
        <w:t xml:space="preserve"> </w:t>
      </w:r>
      <w:r w:rsidR="00A525CE">
        <w:t>The phase-change properties of these substances are list</w:t>
      </w:r>
      <w:r w:rsidR="00C943F9">
        <w:t>ed</w:t>
      </w:r>
      <w:r w:rsidR="00A525CE">
        <w:t xml:space="preserve"> in Table 1. </w:t>
      </w:r>
      <w:r w:rsidR="001044E4">
        <w:t xml:space="preserve">The </w:t>
      </w:r>
      <w:r w:rsidR="00BA2D65">
        <w:t xml:space="preserve">alpha </w:t>
      </w:r>
      <w:r w:rsidR="001044E4">
        <w:t xml:space="preserve">distribution of </w:t>
      </w:r>
      <w:r w:rsidR="00BA2D65">
        <w:t xml:space="preserve">oxygen </w:t>
      </w:r>
      <w:r w:rsidR="00876EAE">
        <w:t>is</w:t>
      </w:r>
      <w:r w:rsidR="00042696">
        <w:t xml:space="preserve"> shown in Fig. </w:t>
      </w:r>
      <w:r w:rsidR="00244F28">
        <w:t>1</w:t>
      </w:r>
      <w:r w:rsidR="00042696">
        <w:t xml:space="preserve">. </w:t>
      </w:r>
      <w:r w:rsidR="000179F7">
        <w:t xml:space="preserve">Figure </w:t>
      </w:r>
      <w:r w:rsidR="0071389A">
        <w:t>3</w:t>
      </w:r>
      <w:r w:rsidR="000179F7">
        <w:t xml:space="preserve"> shows the </w:t>
      </w:r>
      <w:r w:rsidR="00E62B74">
        <w:t>alpha values</w:t>
      </w:r>
      <w:r w:rsidR="00000370">
        <w:t xml:space="preserve"> of n-</w:t>
      </w:r>
      <w:proofErr w:type="spellStart"/>
      <w:r w:rsidR="00000370">
        <w:t>decane</w:t>
      </w:r>
      <w:proofErr w:type="spellEnd"/>
      <w:r w:rsidR="00000370">
        <w:t xml:space="preserve"> and carbon dioxide </w:t>
      </w:r>
      <w:r w:rsidR="00E62B74">
        <w:t>at different</w:t>
      </w:r>
      <w:r w:rsidR="00825C07">
        <w:t xml:space="preserve"> thermodynamic states</w:t>
      </w:r>
      <w:r w:rsidR="00876EAE">
        <w:t>, as retrieved from the NIST database</w:t>
      </w:r>
      <w:r w:rsidR="00825C07">
        <w:t xml:space="preserve">. </w:t>
      </w:r>
      <w:r w:rsidR="00876EAE">
        <w:t>P</w:t>
      </w:r>
      <w:r w:rsidR="00294578">
        <w:t>ressure-dependent behavior is also observed</w:t>
      </w:r>
      <w:r w:rsidR="00876EAE">
        <w:t xml:space="preserve"> for n-</w:t>
      </w:r>
      <w:proofErr w:type="spellStart"/>
      <w:r w:rsidR="00876EAE">
        <w:t>decane</w:t>
      </w:r>
      <w:proofErr w:type="spellEnd"/>
      <w:r w:rsidR="00876EAE">
        <w:t xml:space="preserve"> and carbon dioxide</w:t>
      </w:r>
      <w:r w:rsidR="001B3CDD">
        <w:t>.</w:t>
      </w:r>
      <w:r w:rsidR="00294578">
        <w:t xml:space="preserve"> </w:t>
      </w:r>
      <w:r w:rsidR="00825C07">
        <w:t xml:space="preserve">As </w:t>
      </w:r>
      <w:r w:rsidR="00430BE2">
        <w:t>discussed earlier</w:t>
      </w:r>
      <w:r w:rsidR="00825C07">
        <w:t>,</w:t>
      </w:r>
      <w:r w:rsidR="00534D71">
        <w:t xml:space="preserve"> the empirical alpha functions</w:t>
      </w:r>
      <w:r w:rsidR="0075665A">
        <w:t xml:space="preserve"> were </w:t>
      </w:r>
      <w:r w:rsidR="00C111C6">
        <w:t>obtained using data from</w:t>
      </w:r>
      <w:r w:rsidR="00876EAE" w:rsidRPr="00876EAE">
        <w:t xml:space="preserve"> </w:t>
      </w:r>
      <w:r w:rsidR="00876EAE">
        <w:t>only the</w:t>
      </w:r>
      <w:r w:rsidR="00C111C6">
        <w:t xml:space="preserve"> liquid-vapor saturation region,</w:t>
      </w:r>
      <w:r w:rsidR="00DF28FB">
        <w:t xml:space="preserve"> </w:t>
      </w:r>
      <w:r w:rsidR="00876EAE">
        <w:t xml:space="preserve">and they are therefore expected </w:t>
      </w:r>
      <w:r w:rsidR="009C74E8">
        <w:t>to show</w:t>
      </w:r>
      <w:r w:rsidR="00030CBE">
        <w:t xml:space="preserve"> poor performance</w:t>
      </w:r>
      <w:r w:rsidR="00811F69">
        <w:t xml:space="preserve"> </w:t>
      </w:r>
      <w:r w:rsidR="00030CBE">
        <w:t xml:space="preserve">in the regions of </w:t>
      </w:r>
      <w:r w:rsidR="003B57BE">
        <w:t xml:space="preserve">compressed liquid, near-critical point, and supercritical fluid. </w:t>
      </w:r>
      <w:r w:rsidR="008F2B6F">
        <w:t>T</w:t>
      </w:r>
      <w:r w:rsidR="008D1824">
        <w:t>he proposed</w:t>
      </w:r>
      <w:r w:rsidR="00B74B1F">
        <w:t xml:space="preserve"> </w:t>
      </w:r>
      <w:r w:rsidR="00D5557E">
        <w:t>semi-parametric alpha functions</w:t>
      </w:r>
      <w:r w:rsidR="00CD13D2">
        <w:t xml:space="preserve"> </w:t>
      </w:r>
      <w:r w:rsidR="008F2B6F">
        <w:t>are</w:t>
      </w:r>
      <w:r w:rsidR="00B160BA">
        <w:t xml:space="preserve"> examined</w:t>
      </w:r>
      <w:r w:rsidR="008D1824">
        <w:t xml:space="preserve"> </w:t>
      </w:r>
      <w:r w:rsidR="00B47CF6">
        <w:t>in detail</w:t>
      </w:r>
      <w:r w:rsidR="00A26D19">
        <w:t xml:space="preserve"> with the Soave and exponential alpha functions</w:t>
      </w:r>
      <w:r w:rsidR="00B160BA">
        <w:t>.</w:t>
      </w:r>
    </w:p>
    <w:p w14:paraId="57AC3B3F" w14:textId="77777777" w:rsidR="00DB2349" w:rsidRPr="00094932" w:rsidRDefault="00DB2349" w:rsidP="00694A65">
      <w:r w:rsidRPr="00094932">
        <w:t>Table 1 Thermodynamic properties of representative substances</w:t>
      </w:r>
    </w:p>
    <w:tbl>
      <w:tblPr>
        <w:tblStyle w:val="a5"/>
        <w:tblW w:w="0" w:type="auto"/>
        <w:jc w:val="center"/>
        <w:tblLook w:val="04A0" w:firstRow="1" w:lastRow="0" w:firstColumn="1" w:lastColumn="0" w:noHBand="0" w:noVBand="1"/>
      </w:tblPr>
      <w:tblGrid>
        <w:gridCol w:w="1558"/>
        <w:gridCol w:w="1947"/>
        <w:gridCol w:w="1260"/>
        <w:gridCol w:w="2070"/>
      </w:tblGrid>
      <w:tr w:rsidR="00DB2349" w:rsidRPr="0080144F" w14:paraId="31A153A3" w14:textId="77777777" w:rsidTr="003D77AF">
        <w:trPr>
          <w:jc w:val="center"/>
        </w:trPr>
        <w:tc>
          <w:tcPr>
            <w:tcW w:w="1558" w:type="dxa"/>
            <w:vAlign w:val="center"/>
          </w:tcPr>
          <w:p w14:paraId="0569B71B"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Substance</w:t>
            </w:r>
          </w:p>
        </w:tc>
        <w:tc>
          <w:tcPr>
            <w:tcW w:w="1947" w:type="dxa"/>
            <w:vAlign w:val="center"/>
          </w:tcPr>
          <w:p w14:paraId="43A24AC5"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critical temperature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c</m:t>
                  </m:r>
                </m:sub>
              </m:sSub>
            </m:oMath>
            <w:r w:rsidRPr="0080144F">
              <w:rPr>
                <w:rFonts w:cs="Times New Roman"/>
                <w:sz w:val="20"/>
                <w:szCs w:val="20"/>
              </w:rPr>
              <w:t>, K)</w:t>
            </w:r>
          </w:p>
        </w:tc>
        <w:tc>
          <w:tcPr>
            <w:tcW w:w="1260" w:type="dxa"/>
            <w:vAlign w:val="center"/>
          </w:tcPr>
          <w:p w14:paraId="441B37BD"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critical pressure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c</m:t>
                  </m:r>
                </m:sub>
              </m:sSub>
            </m:oMath>
            <w:r w:rsidRPr="0080144F">
              <w:rPr>
                <w:rFonts w:cs="Times New Roman"/>
                <w:sz w:val="20"/>
                <w:szCs w:val="20"/>
              </w:rPr>
              <w:t>, MPa)</w:t>
            </w:r>
          </w:p>
        </w:tc>
        <w:tc>
          <w:tcPr>
            <w:tcW w:w="2070" w:type="dxa"/>
            <w:vAlign w:val="center"/>
          </w:tcPr>
          <w:p w14:paraId="63363522"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normal boiling temperature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b</m:t>
                  </m:r>
                </m:sub>
              </m:sSub>
            </m:oMath>
            <w:r w:rsidRPr="0080144F">
              <w:rPr>
                <w:rFonts w:cs="Times New Roman"/>
                <w:sz w:val="20"/>
                <w:szCs w:val="20"/>
              </w:rPr>
              <w:t>, K)</w:t>
            </w:r>
          </w:p>
        </w:tc>
      </w:tr>
      <w:tr w:rsidR="00DB2349" w:rsidRPr="0080144F" w14:paraId="62785FBA" w14:textId="77777777" w:rsidTr="003D77AF">
        <w:trPr>
          <w:jc w:val="center"/>
        </w:trPr>
        <w:tc>
          <w:tcPr>
            <w:tcW w:w="1558" w:type="dxa"/>
            <w:vAlign w:val="center"/>
          </w:tcPr>
          <w:p w14:paraId="1512587A"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oxygen</w:t>
            </w:r>
          </w:p>
        </w:tc>
        <w:tc>
          <w:tcPr>
            <w:tcW w:w="1947" w:type="dxa"/>
            <w:vAlign w:val="center"/>
          </w:tcPr>
          <w:p w14:paraId="7BD90600"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154.58</w:t>
            </w:r>
          </w:p>
        </w:tc>
        <w:tc>
          <w:tcPr>
            <w:tcW w:w="1260" w:type="dxa"/>
            <w:vAlign w:val="center"/>
          </w:tcPr>
          <w:p w14:paraId="4FC82B5B"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5.04</w:t>
            </w:r>
          </w:p>
        </w:tc>
        <w:tc>
          <w:tcPr>
            <w:tcW w:w="2070" w:type="dxa"/>
            <w:vAlign w:val="center"/>
          </w:tcPr>
          <w:p w14:paraId="4D34178D"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90.2</w:t>
            </w:r>
          </w:p>
        </w:tc>
      </w:tr>
      <w:tr w:rsidR="00DB2349" w:rsidRPr="0080144F" w14:paraId="705F18BF" w14:textId="77777777" w:rsidTr="003D77AF">
        <w:trPr>
          <w:jc w:val="center"/>
        </w:trPr>
        <w:tc>
          <w:tcPr>
            <w:tcW w:w="1558" w:type="dxa"/>
            <w:vAlign w:val="center"/>
          </w:tcPr>
          <w:p w14:paraId="3EFD44CD"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n-</w:t>
            </w:r>
            <w:proofErr w:type="spellStart"/>
            <w:r w:rsidRPr="0080144F">
              <w:rPr>
                <w:rFonts w:cs="Times New Roman"/>
                <w:sz w:val="20"/>
                <w:szCs w:val="20"/>
              </w:rPr>
              <w:t>decane</w:t>
            </w:r>
            <w:proofErr w:type="spellEnd"/>
          </w:p>
        </w:tc>
        <w:tc>
          <w:tcPr>
            <w:tcW w:w="1947" w:type="dxa"/>
            <w:vAlign w:val="center"/>
          </w:tcPr>
          <w:p w14:paraId="15454B56"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617.8</w:t>
            </w:r>
          </w:p>
        </w:tc>
        <w:tc>
          <w:tcPr>
            <w:tcW w:w="1260" w:type="dxa"/>
            <w:vAlign w:val="center"/>
          </w:tcPr>
          <w:p w14:paraId="1E67D412"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2.11</w:t>
            </w:r>
          </w:p>
        </w:tc>
        <w:tc>
          <w:tcPr>
            <w:tcW w:w="2070" w:type="dxa"/>
            <w:vAlign w:val="center"/>
          </w:tcPr>
          <w:p w14:paraId="103F885D"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447.2</w:t>
            </w:r>
          </w:p>
        </w:tc>
      </w:tr>
      <w:tr w:rsidR="00DB2349" w:rsidRPr="0080144F" w14:paraId="4AAE0156" w14:textId="77777777" w:rsidTr="003D77AF">
        <w:trPr>
          <w:jc w:val="center"/>
        </w:trPr>
        <w:tc>
          <w:tcPr>
            <w:tcW w:w="1558" w:type="dxa"/>
            <w:vAlign w:val="center"/>
          </w:tcPr>
          <w:p w14:paraId="0B4543BD" w14:textId="5A5B25D2" w:rsidR="00DB2349" w:rsidRPr="0080144F" w:rsidRDefault="00876EAE" w:rsidP="00A33BCE">
            <w:pPr>
              <w:spacing w:line="240" w:lineRule="auto"/>
              <w:ind w:firstLine="0"/>
              <w:jc w:val="center"/>
              <w:rPr>
                <w:rFonts w:cs="Times New Roman"/>
                <w:sz w:val="20"/>
                <w:szCs w:val="20"/>
              </w:rPr>
            </w:pPr>
            <w:r w:rsidRPr="0080144F">
              <w:rPr>
                <w:rFonts w:cs="Times New Roman"/>
                <w:sz w:val="20"/>
                <w:szCs w:val="20"/>
              </w:rPr>
              <w:t>c</w:t>
            </w:r>
            <w:r w:rsidR="00DB2349" w:rsidRPr="0080144F">
              <w:rPr>
                <w:rFonts w:cs="Times New Roman"/>
                <w:sz w:val="20"/>
                <w:szCs w:val="20"/>
              </w:rPr>
              <w:t>arbon dioxide</w:t>
            </w:r>
          </w:p>
        </w:tc>
        <w:tc>
          <w:tcPr>
            <w:tcW w:w="1947" w:type="dxa"/>
            <w:vAlign w:val="center"/>
          </w:tcPr>
          <w:p w14:paraId="7B444FF2"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304.18</w:t>
            </w:r>
          </w:p>
        </w:tc>
        <w:tc>
          <w:tcPr>
            <w:tcW w:w="1260" w:type="dxa"/>
            <w:vAlign w:val="center"/>
          </w:tcPr>
          <w:p w14:paraId="06BBF027"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7.38</w:t>
            </w:r>
          </w:p>
        </w:tc>
        <w:tc>
          <w:tcPr>
            <w:tcW w:w="2070" w:type="dxa"/>
            <w:vAlign w:val="center"/>
          </w:tcPr>
          <w:p w14:paraId="72F8B7BF" w14:textId="77777777" w:rsidR="00DB2349" w:rsidRPr="0080144F" w:rsidRDefault="00DB2349" w:rsidP="00A33BCE">
            <w:pPr>
              <w:spacing w:line="240" w:lineRule="auto"/>
              <w:ind w:firstLine="0"/>
              <w:jc w:val="center"/>
              <w:rPr>
                <w:rFonts w:cs="Times New Roman"/>
                <w:sz w:val="20"/>
                <w:szCs w:val="20"/>
              </w:rPr>
            </w:pPr>
            <w:r w:rsidRPr="0080144F">
              <w:rPr>
                <w:rFonts w:cs="Times New Roman"/>
                <w:sz w:val="20"/>
                <w:szCs w:val="20"/>
              </w:rPr>
              <w:t>216.58</w:t>
            </w:r>
            <w:r w:rsidRPr="00A33BCE">
              <w:rPr>
                <w:rFonts w:cs="Times New Roman"/>
                <w:sz w:val="20"/>
                <w:szCs w:val="20"/>
                <w:vertAlign w:val="superscript"/>
              </w:rPr>
              <w:t>*</w:t>
            </w:r>
          </w:p>
        </w:tc>
      </w:tr>
    </w:tbl>
    <w:p w14:paraId="77254C3D" w14:textId="304C9449" w:rsidR="00C943F9" w:rsidRPr="00A33BCE" w:rsidRDefault="00DB2349" w:rsidP="00A33BCE">
      <w:pPr>
        <w:rPr>
          <w:sz w:val="21"/>
          <w:szCs w:val="21"/>
        </w:rPr>
      </w:pPr>
      <w:r w:rsidRPr="00A33BCE">
        <w:rPr>
          <w:sz w:val="21"/>
          <w:szCs w:val="21"/>
          <w:vertAlign w:val="superscript"/>
        </w:rPr>
        <w:t>*</w:t>
      </w:r>
      <w:proofErr w:type="gramStart"/>
      <w:r w:rsidRPr="00A33BCE">
        <w:rPr>
          <w:sz w:val="21"/>
          <w:szCs w:val="21"/>
        </w:rPr>
        <w:t>triple</w:t>
      </w:r>
      <w:proofErr w:type="gramEnd"/>
      <w:r w:rsidRPr="00A33BCE">
        <w:rPr>
          <w:sz w:val="21"/>
          <w:szCs w:val="21"/>
        </w:rPr>
        <w:t xml:space="preserve"> point temperature where pressure is 0.518 MPa</w:t>
      </w:r>
    </w:p>
    <w:p w14:paraId="40BEB0CA" w14:textId="3DD01754" w:rsidR="002F65D9" w:rsidRDefault="00DB6A02" w:rsidP="003D77AF">
      <w:pPr>
        <w:ind w:firstLine="0"/>
        <w:jc w:val="center"/>
      </w:pPr>
      <w:r>
        <w:rPr>
          <w:noProof/>
        </w:rPr>
        <w:lastRenderedPageBreak/>
        <w:drawing>
          <wp:inline distT="0" distB="0" distL="0" distR="0" wp14:anchorId="76716271" wp14:editId="60EB303F">
            <wp:extent cx="2971800" cy="2317750"/>
            <wp:effectExtent l="0" t="0" r="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r="-14"/>
                    <a:stretch/>
                  </pic:blipFill>
                  <pic:spPr bwMode="auto">
                    <a:xfrm>
                      <a:off x="0" y="0"/>
                      <a:ext cx="2972208" cy="2318068"/>
                    </a:xfrm>
                    <a:prstGeom prst="rect">
                      <a:avLst/>
                    </a:prstGeom>
                    <a:ln>
                      <a:noFill/>
                    </a:ln>
                    <a:extLst>
                      <a:ext uri="{53640926-AAD7-44D8-BBD7-CCE9431645EC}">
                        <a14:shadowObscured xmlns:a14="http://schemas.microsoft.com/office/drawing/2010/main"/>
                      </a:ext>
                    </a:extLst>
                  </pic:spPr>
                </pic:pic>
              </a:graphicData>
            </a:graphic>
          </wp:inline>
        </w:drawing>
      </w:r>
      <w:r w:rsidR="002F65D9">
        <w:rPr>
          <w:noProof/>
        </w:rPr>
        <w:drawing>
          <wp:inline distT="0" distB="0" distL="0" distR="0" wp14:anchorId="3FD24B9F" wp14:editId="09E56FCC">
            <wp:extent cx="2925344" cy="23215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l="1550"/>
                    <a:stretch/>
                  </pic:blipFill>
                  <pic:spPr bwMode="auto">
                    <a:xfrm>
                      <a:off x="0" y="0"/>
                      <a:ext cx="2925745" cy="2321878"/>
                    </a:xfrm>
                    <a:prstGeom prst="rect">
                      <a:avLst/>
                    </a:prstGeom>
                    <a:ln>
                      <a:noFill/>
                    </a:ln>
                    <a:extLst>
                      <a:ext uri="{53640926-AAD7-44D8-BBD7-CCE9431645EC}">
                        <a14:shadowObscured xmlns:a14="http://schemas.microsoft.com/office/drawing/2010/main"/>
                      </a:ext>
                    </a:extLst>
                  </pic:spPr>
                </pic:pic>
              </a:graphicData>
            </a:graphic>
          </wp:inline>
        </w:drawing>
      </w:r>
    </w:p>
    <w:p w14:paraId="6E9101E2" w14:textId="7B36AF97" w:rsidR="002F65D9" w:rsidRPr="00074941" w:rsidRDefault="002F65D9" w:rsidP="00694A65">
      <w:r w:rsidRPr="00074941">
        <w:t>Fig</w:t>
      </w:r>
      <w:r w:rsidR="00074941" w:rsidRPr="00074941">
        <w:t>.</w:t>
      </w:r>
      <w:r w:rsidRPr="00074941">
        <w:t xml:space="preserve"> </w:t>
      </w:r>
      <w:r w:rsidR="001B50F1" w:rsidRPr="00074941">
        <w:t>3</w:t>
      </w:r>
      <w:r w:rsidR="00074941" w:rsidRPr="00074941">
        <w:t>.</w:t>
      </w:r>
      <w:r w:rsidRPr="00074941">
        <w:t xml:space="preserve"> Alpha values of n-</w:t>
      </w:r>
      <w:proofErr w:type="spellStart"/>
      <w:r w:rsidRPr="00074941">
        <w:t>decane</w:t>
      </w:r>
      <w:proofErr w:type="spellEnd"/>
      <w:r w:rsidRPr="00074941">
        <w:t xml:space="preserve"> and carbon dioxide retrieved from the NIST database </w:t>
      </w:r>
      <w:r w:rsidR="00876EAE">
        <w:t xml:space="preserve">for </w:t>
      </w:r>
      <w:r w:rsidRPr="00074941">
        <w:t>wide range</w:t>
      </w:r>
      <w:r w:rsidR="00597F2A">
        <w:t>s</w:t>
      </w:r>
      <w:r w:rsidRPr="00074941">
        <w:t xml:space="preserve"> of temperature and pressure</w:t>
      </w:r>
    </w:p>
    <w:p w14:paraId="5489855D" w14:textId="77777777" w:rsidR="00480506" w:rsidRDefault="00480506" w:rsidP="00694A65"/>
    <w:p w14:paraId="4A2DB1A3" w14:textId="787E6484" w:rsidR="00375ACE" w:rsidRDefault="00480506" w:rsidP="00694A65">
      <w:pPr>
        <w:pStyle w:val="a"/>
      </w:pPr>
      <w:r>
        <w:t xml:space="preserve">Comparison </w:t>
      </w:r>
      <w:r w:rsidR="00375ACE">
        <w:t>with empirical models</w:t>
      </w:r>
    </w:p>
    <w:p w14:paraId="79714052" w14:textId="5C41AB33" w:rsidR="00D8263A" w:rsidRDefault="00E16E9F" w:rsidP="00694A65">
      <w:r>
        <w:t xml:space="preserve">Figure </w:t>
      </w:r>
      <w:r w:rsidR="00582752">
        <w:t>4</w:t>
      </w:r>
      <w:r>
        <w:t xml:space="preserve"> </w:t>
      </w:r>
      <w:r w:rsidR="00062421">
        <w:t xml:space="preserve">presents </w:t>
      </w:r>
      <w:r w:rsidR="002C5401">
        <w:t xml:space="preserve">a </w:t>
      </w:r>
      <w:r w:rsidR="009337A2">
        <w:t xml:space="preserve">comparison of calibrated models </w:t>
      </w:r>
      <w:r w:rsidR="00C27861">
        <w:t xml:space="preserve">with and without model bias, using Model 1, Model 2, </w:t>
      </w:r>
      <w:r w:rsidR="00AA1B3F">
        <w:t>Soave, and</w:t>
      </w:r>
      <w:r w:rsidR="007A40D4">
        <w:t xml:space="preserve"> </w:t>
      </w:r>
      <w:proofErr w:type="spellStart"/>
      <w:r w:rsidR="007A40D4">
        <w:t>Gasem</w:t>
      </w:r>
      <w:proofErr w:type="spellEnd"/>
      <w:r w:rsidR="007A40D4">
        <w:t xml:space="preserve"> </w:t>
      </w:r>
      <w:r w:rsidR="00A00830">
        <w:t>et al.</w:t>
      </w:r>
      <w:r w:rsidR="00E43DDB">
        <w:t xml:space="preserve"> (Exponential)</w:t>
      </w:r>
      <w:r w:rsidR="00645266">
        <w:t>.</w:t>
      </w:r>
      <w:r w:rsidR="00097EE9">
        <w:t xml:space="preserve"> </w:t>
      </w:r>
      <w:r w:rsidR="00FA1DA0">
        <w:t xml:space="preserve">The common feature of these models is </w:t>
      </w:r>
      <w:r w:rsidR="009F3CC2">
        <w:t>that the reduced temperature</w:t>
      </w:r>
      <w:r w:rsidR="00F92361">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m:t>
            </m:r>
          </m:sub>
        </m:sSub>
      </m:oMath>
      <w:r w:rsidR="00F92361">
        <w:t>)</w:t>
      </w:r>
      <w:r w:rsidR="009F3CC2">
        <w:t xml:space="preserve"> is the only variable parameter. </w:t>
      </w:r>
      <w:r w:rsidR="008C3D21">
        <w:t xml:space="preserve">The training data </w:t>
      </w:r>
      <w:r w:rsidR="00244AFD">
        <w:t xml:space="preserve">include </w:t>
      </w:r>
      <w:r w:rsidR="00F92361">
        <w:t xml:space="preserve">a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F92361">
        <w:t xml:space="preserve"> range from 0.4 to 2.6 and three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oMath>
      <w:r w:rsidR="007E05EA">
        <w:t xml:space="preserve"> </w:t>
      </w:r>
      <w:r w:rsidR="00F92361">
        <w:t>values</w:t>
      </w:r>
      <w:r w:rsidR="00D27D13">
        <w:t xml:space="preserve"> (</w:t>
      </w:r>
      <w:r w:rsidR="00B07CCA">
        <w:t xml:space="preserve">0.2, 1.0, </w:t>
      </w:r>
      <w:r w:rsidR="00841E99">
        <w:t xml:space="preserve">1.98). </w:t>
      </w:r>
      <w:r w:rsidR="00B7484C">
        <w:t xml:space="preserve">The </w:t>
      </w:r>
      <w:r w:rsidR="005C735F">
        <w:t xml:space="preserve">different </w:t>
      </w:r>
      <w:r w:rsidR="00AC3C11">
        <w:t xml:space="preserve">pressure </w:t>
      </w:r>
      <w:r w:rsidR="005C735F">
        <w:t>inputs</w:t>
      </w:r>
      <w:r w:rsidR="00AC3C11">
        <w:t xml:space="preserve"> </w:t>
      </w:r>
      <w:r w:rsidR="004A06B3">
        <w:t>are treated as</w:t>
      </w:r>
      <w:r w:rsidR="00AC3C11">
        <w:t xml:space="preserve"> </w:t>
      </w:r>
      <w:r w:rsidR="002541A4">
        <w:t>sample</w:t>
      </w:r>
      <w:r w:rsidR="005C735F">
        <w:t xml:space="preserve"> </w:t>
      </w:r>
      <w:r w:rsidR="00AC3C11">
        <w:t xml:space="preserve">observations </w:t>
      </w:r>
      <w:r w:rsidR="005C735F">
        <w:t xml:space="preserve">at a given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356B8E">
        <w:t xml:space="preserve">. </w:t>
      </w:r>
      <w:r w:rsidR="003E18CC">
        <w:t>Since</w:t>
      </w:r>
      <w:r w:rsidR="00A957E2">
        <w:t xml:space="preserve"> </w:t>
      </w:r>
      <w:r w:rsidR="000A3F1A">
        <w:t xml:space="preserve">the </w:t>
      </w:r>
      <w:r w:rsidR="003E18CC">
        <w:t>earl</w:t>
      </w:r>
      <w:r w:rsidR="005374E0">
        <w:t xml:space="preserve">ier parameter estimation </w:t>
      </w:r>
      <w:r w:rsidR="00756EE4">
        <w:t>for</w:t>
      </w:r>
      <w:r w:rsidR="005374E0">
        <w:t xml:space="preserve"> </w:t>
      </w:r>
      <w:r w:rsidR="000F2EA4">
        <w:t xml:space="preserve">the </w:t>
      </w:r>
      <w:r w:rsidR="005374E0">
        <w:t xml:space="preserve">Soave and exponential alpha functions </w:t>
      </w:r>
      <w:r w:rsidR="000A3F1A">
        <w:t xml:space="preserve">excluded data from </w:t>
      </w:r>
      <w:r w:rsidR="00AE5470">
        <w:t>outside of the saturation region,</w:t>
      </w:r>
      <w:r w:rsidR="0015715E">
        <w:t xml:space="preserve"> the </w:t>
      </w:r>
      <w:r w:rsidR="00756EE4">
        <w:t xml:space="preserve">parameters </w:t>
      </w:r>
      <m:oMath>
        <m:r>
          <w:rPr>
            <w:rFonts w:ascii="Cambria Math" w:hAnsi="Cambria Math"/>
          </w:rPr>
          <m:t>F</m:t>
        </m:r>
      </m:oMath>
      <w:r w:rsidR="00756EE4">
        <w:t xml:space="preserve"> and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00756EE4">
        <w:t xml:space="preserve"> are recalibrated using the present technique </w:t>
      </w:r>
      <w:r w:rsidR="0015715E">
        <w:t>with the same dataset</w:t>
      </w:r>
      <w:r w:rsidR="00756EE4">
        <w:t>.</w:t>
      </w:r>
      <w:r w:rsidR="009D1109">
        <w:t xml:space="preserve"> The results show that all </w:t>
      </w:r>
      <w:r w:rsidR="002C5401">
        <w:t xml:space="preserve">of </w:t>
      </w:r>
      <w:r w:rsidR="009D1109">
        <w:t xml:space="preserve">the </w:t>
      </w:r>
      <w:r w:rsidR="000273DB">
        <w:t>models without bias correction are nearly linear</w:t>
      </w:r>
      <w:r w:rsidR="00D35BBD">
        <w:t xml:space="preserve"> and that the larger </w:t>
      </w:r>
      <w:r w:rsidR="004D74D2">
        <w:t xml:space="preserve">model errors </w:t>
      </w:r>
      <w:r w:rsidR="002C5401">
        <w:t>for the</w:t>
      </w:r>
      <w:r w:rsidR="004D74D2">
        <w:t xml:space="preserve"> Soave and </w:t>
      </w:r>
      <w:proofErr w:type="spellStart"/>
      <w:r w:rsidR="004D74D2">
        <w:t>Gasem</w:t>
      </w:r>
      <w:proofErr w:type="spellEnd"/>
      <w:r w:rsidR="004D74D2">
        <w:t xml:space="preserve"> et al.</w:t>
      </w:r>
      <w:r w:rsidR="00D35BBD">
        <w:t xml:space="preserve"> </w:t>
      </w:r>
      <w:r w:rsidR="00963CAC">
        <w:t xml:space="preserve">functions </w:t>
      </w:r>
      <w:r w:rsidR="00D35BBD">
        <w:t xml:space="preserve">appear </w:t>
      </w:r>
      <w:r w:rsidR="002C5401">
        <w:t xml:space="preserve">in the </w:t>
      </w:r>
      <w:r w:rsidR="004D74D2">
        <w:t>low</w:t>
      </w:r>
      <w:r w:rsidR="002C5401">
        <w:t xml:space="preserve"> </w:t>
      </w:r>
      <w:r w:rsidR="004D74D2">
        <w:t>temperature zone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4D74D2">
        <w:t>&lt;1, compressed liquid region)</w:t>
      </w:r>
      <w:r w:rsidR="00583FC3">
        <w:t xml:space="preserve">. </w:t>
      </w:r>
      <w:r w:rsidR="002C5401">
        <w:t>The</w:t>
      </w:r>
      <w:r w:rsidR="000F4C4E">
        <w:t xml:space="preserve"> predicti</w:t>
      </w:r>
      <w:r w:rsidR="009B66A4">
        <w:t xml:space="preserve">ons </w:t>
      </w:r>
      <w:r w:rsidR="000F4C4E">
        <w:t>with bias correction</w:t>
      </w:r>
      <w:r w:rsidR="002C5401">
        <w:t>,</w:t>
      </w:r>
      <w:r w:rsidR="000F4C4E">
        <w:t xml:space="preserve"> </w:t>
      </w:r>
      <w:r w:rsidR="008355B7">
        <w:t>represented by black solid lines</w:t>
      </w:r>
      <w:r w:rsidR="002C5401">
        <w:t>,</w:t>
      </w:r>
      <w:r w:rsidR="008355B7">
        <w:t xml:space="preserve"> </w:t>
      </w:r>
      <w:r w:rsidR="009B66A4">
        <w:t>are</w:t>
      </w:r>
      <w:r w:rsidR="00D16802">
        <w:t xml:space="preserve"> consistently accurate</w:t>
      </w:r>
      <w:r w:rsidR="009B66A4">
        <w:t xml:space="preserve">, regardless of model form. </w:t>
      </w:r>
      <w:r w:rsidR="00D8263A">
        <w:t xml:space="preserve">This </w:t>
      </w:r>
      <w:r w:rsidR="000574A1">
        <w:t>highlights</w:t>
      </w:r>
      <w:r w:rsidR="00D8263A">
        <w:t xml:space="preserve"> </w:t>
      </w:r>
      <w:r w:rsidR="00E77477">
        <w:t xml:space="preserve">the importance of model bias </w:t>
      </w:r>
      <w:r w:rsidR="002C5401">
        <w:t xml:space="preserve">in </w:t>
      </w:r>
      <w:r w:rsidR="000574A1">
        <w:t>the prediction of alpha fun</w:t>
      </w:r>
      <w:r w:rsidR="00E139C1">
        <w:t>ction</w:t>
      </w:r>
      <w:r w:rsidR="0099255E">
        <w:t>, especially when the m</w:t>
      </w:r>
      <w:r w:rsidR="00A3437E">
        <w:t>odel form is inexact</w:t>
      </w:r>
      <w:r w:rsidR="00E139C1">
        <w:t xml:space="preserve">. </w:t>
      </w:r>
    </w:p>
    <w:p w14:paraId="2369FFC8" w14:textId="64404951" w:rsidR="008C4E75" w:rsidRDefault="00FA1001" w:rsidP="003D77AF">
      <w:pPr>
        <w:jc w:val="center"/>
      </w:pPr>
      <w:r>
        <w:rPr>
          <w:noProof/>
        </w:rPr>
        <w:lastRenderedPageBreak/>
        <w:drawing>
          <wp:inline distT="0" distB="0" distL="0" distR="0" wp14:anchorId="3CA075BA" wp14:editId="6542AA3E">
            <wp:extent cx="5892698" cy="5248656"/>
            <wp:effectExtent l="0" t="0" r="63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2698" cy="5248656"/>
                    </a:xfrm>
                    <a:prstGeom prst="rect">
                      <a:avLst/>
                    </a:prstGeom>
                  </pic:spPr>
                </pic:pic>
              </a:graphicData>
            </a:graphic>
          </wp:inline>
        </w:drawing>
      </w:r>
    </w:p>
    <w:p w14:paraId="211D8B70" w14:textId="09B03EAE" w:rsidR="008C4E75" w:rsidRPr="00074941" w:rsidRDefault="00766FDC" w:rsidP="00694A65">
      <w:r w:rsidRPr="00074941">
        <w:t>Fig</w:t>
      </w:r>
      <w:r w:rsidR="002E2441" w:rsidRPr="00074941">
        <w:t>.</w:t>
      </w:r>
      <w:r w:rsidRPr="00074941">
        <w:t xml:space="preserve"> </w:t>
      </w:r>
      <w:r w:rsidR="00582752" w:rsidRPr="00074941">
        <w:t>4</w:t>
      </w:r>
      <w:r w:rsidR="002E2441" w:rsidRPr="00074941">
        <w:t>.</w:t>
      </w:r>
      <w:r w:rsidRPr="00074941">
        <w:t xml:space="preserve"> </w:t>
      </w:r>
      <w:r w:rsidR="00332080">
        <w:t>C</w:t>
      </w:r>
      <w:r w:rsidR="00474B39" w:rsidRPr="00074941">
        <w:t xml:space="preserve">alibrated models for </w:t>
      </w:r>
      <w:r w:rsidR="00BB2365" w:rsidRPr="00074941">
        <w:t>oxygen alpha functions</w:t>
      </w:r>
      <w:r w:rsidR="00EF6D93" w:rsidRPr="00074941">
        <w:t xml:space="preserve">: </w:t>
      </w:r>
      <w:r w:rsidR="00644FF4" w:rsidRPr="00074941">
        <w:t xml:space="preserve">(1) </w:t>
      </w:r>
      <w:r w:rsidR="00045B3C" w:rsidRPr="00074941">
        <w:t xml:space="preserve">pure </w:t>
      </w:r>
      <w:r w:rsidR="00EF6D93" w:rsidRPr="00074941">
        <w:t xml:space="preserve">computer model </w:t>
      </w:r>
      <w:r w:rsidR="00644FF4" w:rsidRPr="00074941">
        <w:t xml:space="preserve">(red solid lines); (2) </w:t>
      </w:r>
      <w:r w:rsidR="00BC0112" w:rsidRPr="00074941">
        <w:t>bias-corrected model predictors (</w:t>
      </w:r>
      <w:r w:rsidR="00EF6D93" w:rsidRPr="00074941">
        <w:t xml:space="preserve">black </w:t>
      </w:r>
      <w:r w:rsidR="00644FF4" w:rsidRPr="00074941">
        <w:t xml:space="preserve">solid </w:t>
      </w:r>
      <w:r w:rsidR="00EF6D93" w:rsidRPr="00074941">
        <w:t>lines</w:t>
      </w:r>
      <w:r w:rsidR="00BC0112" w:rsidRPr="00074941">
        <w:t>)</w:t>
      </w:r>
      <w:r w:rsidR="00E7688B" w:rsidRPr="00074941">
        <w:t>; (3) training data derived from the NIST database (</w:t>
      </w:r>
      <w:r w:rsidR="00BB2365" w:rsidRPr="00074941">
        <w:t>ci</w:t>
      </w:r>
      <w:r w:rsidR="00E7688B" w:rsidRPr="00074941">
        <w:t>rcles)</w:t>
      </w:r>
      <w:r w:rsidR="00920EF0" w:rsidRPr="00074941">
        <w:t xml:space="preserve">; and (4) </w:t>
      </w:r>
      <w:r w:rsidR="00322218" w:rsidRPr="00074941">
        <w:t>9</w:t>
      </w:r>
      <w:r w:rsidR="00920EF0" w:rsidRPr="00074941">
        <w:t xml:space="preserve">5% </w:t>
      </w:r>
      <w:r w:rsidR="00322218" w:rsidRPr="00074941">
        <w:t>tolerance bounds (dashed lines)</w:t>
      </w:r>
    </w:p>
    <w:p w14:paraId="4547D780" w14:textId="6322EADD" w:rsidR="00E139C1" w:rsidRDefault="00E139C1" w:rsidP="00694A65">
      <w:r>
        <w:t xml:space="preserve">The optimal values of </w:t>
      </w:r>
      <w:r w:rsidR="00B0268E">
        <w:t xml:space="preserve">the </w:t>
      </w:r>
      <w:r>
        <w:t xml:space="preserve">calibration parameters in Model 1, Model 2, Soave, and </w:t>
      </w:r>
      <w:r w:rsidR="006D4ECA">
        <w:t>Exponential</w:t>
      </w:r>
      <w:r>
        <w:t xml:space="preserve"> are</w:t>
      </w:r>
      <w:r w:rsidR="00CA5502">
        <w:t xml:space="preserve"> </w:t>
      </w:r>
      <m:oMath>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(1)</m:t>
            </m:r>
          </m:sup>
        </m:sSup>
        <m:r>
          <w:rPr>
            <w:rFonts w:ascii="Cambria Math" w:hAnsi="Cambria Math"/>
          </w:rPr>
          <m:t>=-0.1858</m:t>
        </m:r>
      </m:oMath>
      <w:r w:rsidR="00CA5502">
        <w:t xml:space="preserve">, </w:t>
      </w:r>
      <w:r w:rsidR="005E376D">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oMath>
      <w:r w:rsidR="0008639F">
        <w:rPr>
          <w:rFonts w:hint="eastAsia"/>
        </w:rPr>
        <w:t>)=</w:t>
      </w:r>
      <w:r w:rsidR="00B26512">
        <w:t xml:space="preserve"> (</w:t>
      </w:r>
      <m:oMath>
        <m:r>
          <w:rPr>
            <w:rFonts w:ascii="Cambria Math" w:hAnsi="Cambria Math"/>
          </w:rPr>
          <m:t>1.0723,-0.2265</m:t>
        </m:r>
      </m:oMath>
      <w:r w:rsidR="00B26512">
        <w:t>)</w:t>
      </w:r>
      <w:r w:rsidR="005E376D">
        <w:t>,</w:t>
      </w:r>
      <w:r>
        <w:t xml:space="preserve"> </w:t>
      </w:r>
      <m:oMath>
        <m:acc>
          <m:accPr>
            <m:ctrlPr>
              <w:rPr>
                <w:rFonts w:ascii="Cambria Math" w:hAnsi="Cambria Math"/>
                <w:i/>
              </w:rPr>
            </m:ctrlPr>
          </m:accPr>
          <m:e>
            <m:r>
              <w:rPr>
                <w:rFonts w:ascii="Cambria Math" w:hAnsi="Cambria Math"/>
              </w:rPr>
              <m:t>F</m:t>
            </m:r>
          </m:e>
        </m:acc>
        <m:r>
          <w:rPr>
            <w:rFonts w:ascii="Cambria Math" w:hAnsi="Cambria Math"/>
          </w:rPr>
          <m:t>=0.3856</m:t>
        </m:r>
      </m:oMath>
      <w:r w:rsidR="005E376D">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3</m:t>
            </m:r>
          </m:sub>
        </m:sSub>
        <m:r>
          <w:rPr>
            <w:rFonts w:ascii="Cambria Math" w:hAnsi="Cambria Math"/>
          </w:rPr>
          <m:t>=0.1273</m:t>
        </m:r>
      </m:oMath>
      <w:r w:rsidR="004735D6">
        <w:t xml:space="preserve">, respectively. </w:t>
      </w:r>
      <w:r w:rsidR="00206A04">
        <w:t>Here the intercept</w:t>
      </w:r>
      <w:r w:rsidR="00F844FB">
        <w:t xml:space="preserve"> (</w:t>
      </w:r>
      <m:oMath>
        <m:r>
          <w:rPr>
            <w:rFonts w:ascii="Cambria Math" w:hAnsi="Cambria Math"/>
          </w:rPr>
          <m:t>c</m:t>
        </m:r>
      </m:oMath>
      <w:r w:rsidR="00F844FB">
        <w:t>)</w:t>
      </w:r>
      <w:r w:rsidR="00206A04">
        <w:t xml:space="preserve"> of Model 1 is</w:t>
      </w:r>
      <w:r w:rsidR="00F844FB">
        <w:t xml:space="preserve"> adjusted in an </w:t>
      </w:r>
      <w:r w:rsidR="00F844FB" w:rsidRPr="00F844FB">
        <w:rPr>
          <w:i/>
          <w:iCs/>
        </w:rPr>
        <w:t xml:space="preserve">ad hoc </w:t>
      </w:r>
      <w:r w:rsidR="00F844FB" w:rsidRPr="00EB4A80">
        <w:t>way</w:t>
      </w:r>
      <w:r w:rsidR="00F844FB">
        <w:t xml:space="preserve"> with a value of 0.62. </w:t>
      </w:r>
      <w:r w:rsidR="0042746A">
        <w:t xml:space="preserve">The optimal values of </w:t>
      </w:r>
      <m:oMath>
        <m:r>
          <w:rPr>
            <w:rFonts w:ascii="Cambria Math" w:hAnsi="Cambria Math"/>
          </w:rPr>
          <m:t>F</m:t>
        </m:r>
      </m:oMath>
      <w:r w:rsidR="0042746A">
        <w:t xml:space="preserve"> and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0042746A">
        <w:t xml:space="preserve"> turn out to differ from those </w:t>
      </w:r>
      <w:r w:rsidR="009B1109">
        <w:t xml:space="preserve">in the literature </w:t>
      </w:r>
      <w:r w:rsidR="009B1109">
        <w:fldChar w:fldCharType="begin"/>
      </w:r>
      <w:r w:rsidR="00B1335F">
        <w:instrText xml:space="preserve"> ADDIN EN.CITE &lt;EndNote&gt;&lt;Cite&gt;&lt;Author&gt;Forero G&lt;/Author&gt;&lt;Year&gt;2012&lt;/Year&gt;&lt;RecNum&gt;46&lt;/RecNum&gt;&lt;DisplayText&gt;[23]&lt;/DisplayText&gt;&lt;record&gt;&lt;rec-number&gt;46&lt;/rec-number&gt;&lt;foreign-keys&gt;&lt;key app="EN" db-id="rpwzsdvw70awvre5wfwvpeacp05parpp9z2w" timestamp="1582155867"&gt;46&lt;/key&gt;&lt;/foreign-keys&gt;&lt;ref-type name="Journal Article"&gt;17&lt;/ref-type&gt;&lt;contributors&gt;&lt;authors&gt;&lt;author&gt;Forero G, Luis A.&lt;/author&gt;&lt;author&gt;Velásquez J, Jorge A.&lt;/author&gt;&lt;/authors&gt;&lt;/contributors&gt;&lt;titles&gt;&lt;title&gt;The Patel–Teja and the Peng–Robinson EoSs performance when Soave alpha function is replaced by an exponential function&lt;/title&gt;&lt;secondary-title&gt;Fluid phase equilibria&lt;/secondary-title&gt;&lt;/titles&gt;&lt;periodical&gt;&lt;full-title&gt;Fluid Phase Equilibria&lt;/full-title&gt;&lt;/periodical&gt;&lt;pages&gt;55-76&lt;/pages&gt;&lt;volume&gt;332&lt;/volume&gt;&lt;dates&gt;&lt;year&gt;2012&lt;/year&gt;&lt;/dates&gt;&lt;publisher&gt;Elsevier BV&lt;/publisher&gt;&lt;isbn&gt;0378-3812&lt;/isbn&gt;&lt;urls&gt;&lt;related-urls&gt;&lt;url&gt;https://dx.doi.org/10.1016/j.fluid.2012.05.026&lt;/url&gt;&lt;/related-urls&gt;&lt;/urls&gt;&lt;electronic-resource-num&gt;10.1016/j.fluid.2012.05.026&lt;/electronic-resource-num&gt;&lt;/record&gt;&lt;/Cite&gt;&lt;/EndNote&gt;</w:instrText>
      </w:r>
      <w:r w:rsidR="009B1109">
        <w:fldChar w:fldCharType="separate"/>
      </w:r>
      <w:r w:rsidR="00B1335F">
        <w:rPr>
          <w:noProof/>
        </w:rPr>
        <w:t>[23]</w:t>
      </w:r>
      <w:r w:rsidR="009B1109">
        <w:fldChar w:fldCharType="end"/>
      </w:r>
      <w:r w:rsidR="003D2711">
        <w:t xml:space="preserve">. </w:t>
      </w:r>
      <w:r w:rsidR="00D36A4A">
        <w:t xml:space="preserve">Although </w:t>
      </w:r>
      <w:r w:rsidR="000F279C">
        <w:t xml:space="preserve">all </w:t>
      </w:r>
      <w:r w:rsidR="00B0268E">
        <w:t xml:space="preserve">of the </w:t>
      </w:r>
      <w:r w:rsidR="00982188">
        <w:t>bias-corrected models</w:t>
      </w:r>
      <w:r w:rsidR="002B1151">
        <w:t xml:space="preserve"> </w:t>
      </w:r>
      <w:r w:rsidR="000F279C">
        <w:t>show promising prediction</w:t>
      </w:r>
      <w:r w:rsidR="00B0268E">
        <w:t>s</w:t>
      </w:r>
      <w:r w:rsidR="000F279C">
        <w:t xml:space="preserve">, </w:t>
      </w:r>
      <w:r w:rsidR="00E24202">
        <w:t>minimum bias correction</w:t>
      </w:r>
      <w:r w:rsidR="00B0268E">
        <w:t xml:space="preserve"> is desirable</w:t>
      </w:r>
      <w:r w:rsidR="00E24202">
        <w:t xml:space="preserve">. </w:t>
      </w:r>
      <w:r w:rsidR="0039196E">
        <w:t xml:space="preserve">To </w:t>
      </w:r>
      <w:r w:rsidR="0039196E">
        <w:lastRenderedPageBreak/>
        <w:t xml:space="preserve">determine which model is favorable, </w:t>
      </w:r>
      <w:r w:rsidR="00963561">
        <w:t xml:space="preserve">Fig. </w:t>
      </w:r>
      <w:r w:rsidR="005173B1">
        <w:t>5</w:t>
      </w:r>
      <w:r w:rsidR="00963561">
        <w:t xml:space="preserve"> shows the contribution of model bias </w:t>
      </w:r>
      <w:r w:rsidR="00933FE8">
        <w:t>to the prediction for all models</w:t>
      </w:r>
      <w:r w:rsidR="006D4ECA">
        <w:t xml:space="preserve">. </w:t>
      </w:r>
      <w:r w:rsidR="00781233">
        <w:t>The</w:t>
      </w:r>
      <w:r w:rsidR="00B37DFC">
        <w:t xml:space="preserve"> Soave and Exponential models </w:t>
      </w:r>
      <w:r w:rsidR="00DC74E4">
        <w:t xml:space="preserve">show higher weight of </w:t>
      </w:r>
      <w:r w:rsidR="00C50EE2">
        <w:t xml:space="preserve">the </w:t>
      </w:r>
      <w:r w:rsidR="00DC74E4">
        <w:t xml:space="preserve">model bias in </w:t>
      </w:r>
      <w:r w:rsidR="00B0268E">
        <w:t xml:space="preserve">the </w:t>
      </w:r>
      <w:r w:rsidR="00DC74E4">
        <w:t xml:space="preserve">low- and high-temperature ranges, except </w:t>
      </w:r>
      <w:r w:rsidR="00683928">
        <w:t xml:space="preserve">in the region near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683928">
        <w:t>=1</w:t>
      </w:r>
      <w:r w:rsidR="00334FFA">
        <w:t xml:space="preserve"> and Model 2 show</w:t>
      </w:r>
      <w:r w:rsidR="00B0268E">
        <w:t>s</w:t>
      </w:r>
      <w:r w:rsidR="00BE7F50">
        <w:t xml:space="preserve"> overall low contribution of </w:t>
      </w:r>
      <w:r w:rsidR="000248DF">
        <w:t xml:space="preserve">the </w:t>
      </w:r>
      <w:r w:rsidR="00BE7F50">
        <w:t xml:space="preserve">model bias compared to Model 1. </w:t>
      </w:r>
      <w:r w:rsidR="00114D1B">
        <w:t xml:space="preserve">The latter </w:t>
      </w:r>
      <w:r w:rsidR="000F0D79">
        <w:t xml:space="preserve">may be </w:t>
      </w:r>
      <w:r w:rsidR="00B0268E">
        <w:t>because</w:t>
      </w:r>
      <w:r w:rsidR="000F0D79">
        <w:t xml:space="preserve"> the calibrated intercept </w:t>
      </w:r>
      <m:oMath>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oMath>
      <w:r w:rsidR="000F0D79">
        <w:t xml:space="preserve"> </w:t>
      </w:r>
      <w:r w:rsidR="007F7352">
        <w:t xml:space="preserve">from the </w:t>
      </w:r>
      <w:r w:rsidR="00940595">
        <w:t xml:space="preserve">training </w:t>
      </w:r>
      <w:r w:rsidR="007F7352">
        <w:t xml:space="preserve">data </w:t>
      </w:r>
      <w:r w:rsidR="000F0D79">
        <w:t>in Model 2</w:t>
      </w:r>
      <w:r w:rsidR="007F7352">
        <w:t xml:space="preserve"> </w:t>
      </w:r>
      <w:r w:rsidR="00EB4A80">
        <w:t xml:space="preserve">is superior </w:t>
      </w:r>
      <w:r w:rsidR="005D18CF">
        <w:t>to</w:t>
      </w:r>
      <w:r w:rsidR="00EB4A80">
        <w:t xml:space="preserve"> the </w:t>
      </w:r>
      <w:r w:rsidR="00EB4A80" w:rsidRPr="00F844FB">
        <w:rPr>
          <w:i/>
          <w:iCs/>
        </w:rPr>
        <w:t xml:space="preserve">ad hoc </w:t>
      </w:r>
      <w:r w:rsidR="003B32D1">
        <w:t xml:space="preserve">value used in Model 1. </w:t>
      </w:r>
      <w:r w:rsidR="008C5BF0">
        <w:t xml:space="preserve">In </w:t>
      </w:r>
      <w:r w:rsidR="00BF3BDE">
        <w:t xml:space="preserve">summary, </w:t>
      </w:r>
      <w:r w:rsidR="00FA6992">
        <w:t xml:space="preserve">the present calibration model can capture the </w:t>
      </w:r>
      <w:r w:rsidR="00D7270D">
        <w:t xml:space="preserve">trend of the </w:t>
      </w:r>
      <w:r w:rsidR="00FA6992">
        <w:t xml:space="preserve">alpha </w:t>
      </w:r>
      <w:r w:rsidR="00C82A06">
        <w:t xml:space="preserve">function </w:t>
      </w:r>
      <w:r w:rsidR="00D7270D">
        <w:t xml:space="preserve">in a reasonable way </w:t>
      </w:r>
      <w:r w:rsidR="00C82A06">
        <w:t xml:space="preserve">using all these </w:t>
      </w:r>
      <w:r w:rsidR="00841058">
        <w:t xml:space="preserve">models with </w:t>
      </w:r>
      <w:r w:rsidR="00B0268E">
        <w:t xml:space="preserve">a </w:t>
      </w:r>
      <w:r w:rsidR="00841058">
        <w:t>single variable parameter</w:t>
      </w:r>
      <w:r w:rsidR="00E32B73">
        <w:t xml:space="preserve">, and Model 2 gives the overall best model accuracy with the lowest </w:t>
      </w:r>
      <w:r w:rsidR="00D7270D">
        <w:t>bias contribution.</w:t>
      </w:r>
      <w:r w:rsidR="00FA6992">
        <w:t xml:space="preserve"> </w:t>
      </w:r>
      <w:r w:rsidR="00BF5925">
        <w:t xml:space="preserve">Model 2 </w:t>
      </w:r>
      <w:r w:rsidR="0045096C">
        <w:t xml:space="preserve">is selected </w:t>
      </w:r>
      <w:r w:rsidR="00FE0A8A">
        <w:t>as the representative one</w:t>
      </w:r>
      <w:r w:rsidR="00CF5AE4">
        <w:t>-variable parameter model for the subsequent discussion.</w:t>
      </w:r>
    </w:p>
    <w:p w14:paraId="6D97F4E9" w14:textId="7E47A1CF" w:rsidR="0087166F" w:rsidRDefault="00D3231D" w:rsidP="003D77AF">
      <w:pPr>
        <w:jc w:val="center"/>
      </w:pPr>
      <w:r>
        <w:rPr>
          <w:noProof/>
        </w:rPr>
        <w:drawing>
          <wp:inline distT="0" distB="0" distL="0" distR="0" wp14:anchorId="1D178BEB" wp14:editId="64684CD0">
            <wp:extent cx="2971800" cy="2741930"/>
            <wp:effectExtent l="0" t="0" r="0" b="127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741930"/>
                    </a:xfrm>
                    <a:prstGeom prst="rect">
                      <a:avLst/>
                    </a:prstGeom>
                  </pic:spPr>
                </pic:pic>
              </a:graphicData>
            </a:graphic>
          </wp:inline>
        </w:drawing>
      </w:r>
    </w:p>
    <w:p w14:paraId="0F3BFF91" w14:textId="0B181A49" w:rsidR="007244A5" w:rsidRPr="00DF1E84" w:rsidRDefault="007244A5" w:rsidP="00694A65">
      <w:r w:rsidRPr="00DF1E84">
        <w:t>Fig</w:t>
      </w:r>
      <w:r w:rsidR="00DF1E84" w:rsidRPr="00DF1E84">
        <w:t>.</w:t>
      </w:r>
      <w:r w:rsidRPr="00DF1E84">
        <w:t xml:space="preserve"> </w:t>
      </w:r>
      <w:r w:rsidR="005173B1" w:rsidRPr="00DF1E84">
        <w:t>5</w:t>
      </w:r>
      <w:r w:rsidR="00DF1E84" w:rsidRPr="00DF1E84">
        <w:t>.</w:t>
      </w:r>
      <w:r w:rsidRPr="00DF1E84">
        <w:t xml:space="preserve"> </w:t>
      </w:r>
      <w:r w:rsidR="00933FE8" w:rsidRPr="00DF1E84">
        <w:t>C</w:t>
      </w:r>
      <w:r w:rsidR="00963561" w:rsidRPr="00DF1E84">
        <w:t xml:space="preserve">ontribution of model bias </w:t>
      </w:r>
      <w:r w:rsidR="00933FE8" w:rsidRPr="00DF1E84">
        <w:t>to</w:t>
      </w:r>
      <w:r w:rsidR="00963561" w:rsidRPr="00DF1E84">
        <w:t xml:space="preserve"> the prediction for all models</w:t>
      </w:r>
      <w:r w:rsidR="00DF6045" w:rsidRPr="00DF1E84">
        <w:t xml:space="preserve"> (</w:t>
      </w:r>
      <w:r w:rsidR="002A5CF2">
        <w:t>D</w:t>
      </w:r>
      <w:r w:rsidR="00DF6045" w:rsidRPr="00DF1E84">
        <w:t>ash-dotted line is reference of zero</w:t>
      </w:r>
      <w:r w:rsidR="00A34E7F" w:rsidRPr="00DF1E84">
        <w:t xml:space="preserve"> model bias)</w:t>
      </w:r>
    </w:p>
    <w:p w14:paraId="0A7B288B" w14:textId="5C07B235" w:rsidR="0031104A" w:rsidRDefault="00555B8B" w:rsidP="00694A65">
      <w:pPr>
        <w:pStyle w:val="a"/>
      </w:pPr>
      <w:r>
        <w:t xml:space="preserve">Performance of </w:t>
      </w:r>
      <w:r w:rsidRPr="00555B8B">
        <w:t>M</w:t>
      </w:r>
      <w:r>
        <w:t>odel 2</w:t>
      </w:r>
    </w:p>
    <w:p w14:paraId="38364BAE" w14:textId="0AEA51ED" w:rsidR="005C7475" w:rsidRDefault="005C7475" w:rsidP="00694A65">
      <w:pPr>
        <w:pStyle w:val="3"/>
      </w:pPr>
      <w:r>
        <w:t>3.2.1. Prediction of alpha function</w:t>
      </w:r>
    </w:p>
    <w:p w14:paraId="286E4EED" w14:textId="11E8F641" w:rsidR="0028799D" w:rsidRDefault="00673B20" w:rsidP="00694A65">
      <w:r>
        <w:t>In this section, we explore</w:t>
      </w:r>
      <w:r w:rsidR="00603C40" w:rsidRPr="00603C40">
        <w:t xml:space="preserve"> </w:t>
      </w:r>
      <w:r w:rsidR="00603C40">
        <w:t>in more detail</w:t>
      </w:r>
      <w:r>
        <w:t xml:space="preserve"> the performance of Model 2 </w:t>
      </w:r>
      <w:r w:rsidR="00603C40">
        <w:t xml:space="preserve">in </w:t>
      </w:r>
      <w:r w:rsidR="005173B1">
        <w:t>the</w:t>
      </w:r>
      <w:r>
        <w:t xml:space="preserve"> prediction of </w:t>
      </w:r>
      <w:r w:rsidR="00603C40">
        <w:t xml:space="preserve">the </w:t>
      </w:r>
      <w:r>
        <w:t xml:space="preserve">alpha functions </w:t>
      </w:r>
      <w:r w:rsidR="003A2616">
        <w:t xml:space="preserve">of representative substances. </w:t>
      </w:r>
      <w:r w:rsidR="00871FFF">
        <w:t xml:space="preserve">As shown in Fig. </w:t>
      </w:r>
      <w:r w:rsidR="00DF1E84">
        <w:t>4</w:t>
      </w:r>
      <w:r w:rsidR="00871FFF">
        <w:t xml:space="preserve">, </w:t>
      </w:r>
      <w:r w:rsidR="00F52154">
        <w:t xml:space="preserve">alpha </w:t>
      </w:r>
      <w:r w:rsidR="009D1696">
        <w:t xml:space="preserve">in the sample data </w:t>
      </w:r>
      <w:r w:rsidR="00E650F0">
        <w:t>changes</w:t>
      </w:r>
      <w:r w:rsidR="00AC7708">
        <w:t xml:space="preserve"> </w:t>
      </w:r>
      <w:r w:rsidR="00E650F0">
        <w:lastRenderedPageBreak/>
        <w:t>substantially</w:t>
      </w:r>
      <w:r w:rsidR="00AC7708">
        <w:t xml:space="preserve"> </w:t>
      </w:r>
      <w:r w:rsidR="00E650F0">
        <w:t>as</w:t>
      </w:r>
      <w:r w:rsidR="00AC7708">
        <w:t xml:space="preserve"> </w:t>
      </w:r>
      <w:r w:rsidR="00E650F0">
        <w:t xml:space="preserve">the reduced pressure varies from 0.1 to 1.98 at a given temperature. </w:t>
      </w:r>
      <w:r w:rsidR="00C15C09">
        <w:t xml:space="preserve">This induces a large </w:t>
      </w:r>
      <w:r w:rsidR="00355566">
        <w:t xml:space="preserve">variance </w:t>
      </w:r>
      <w:r w:rsidR="00603C40">
        <w:t xml:space="preserve">in </w:t>
      </w:r>
      <w:r w:rsidR="008358F9">
        <w:t xml:space="preserve">the </w:t>
      </w:r>
      <w:r w:rsidR="00C15C09">
        <w:t>measure</w:t>
      </w:r>
      <w:r w:rsidR="008358F9">
        <w:t>ment</w:t>
      </w:r>
      <w:r w:rsidR="00C15C09">
        <w:t xml:space="preserve"> error</w:t>
      </w:r>
      <w:r w:rsidR="003E2BF7">
        <w:t>,</w:t>
      </w:r>
      <w:r w:rsidR="00C15C09">
        <w:t xml:space="preserve"> </w:t>
      </w:r>
      <w:r w:rsidR="008358F9">
        <w:t xml:space="preserve">and </w:t>
      </w:r>
      <w:r w:rsidR="0062422C">
        <w:t xml:space="preserve">reduces the accuracy of </w:t>
      </w:r>
      <w:r w:rsidR="00972084">
        <w:t xml:space="preserve">the </w:t>
      </w:r>
      <w:r w:rsidR="000935A1">
        <w:t>pure</w:t>
      </w:r>
      <w:r w:rsidR="0062422C">
        <w:t xml:space="preserve"> computer model. To </w:t>
      </w:r>
      <w:r w:rsidR="004E11B9">
        <w:t>alleviate</w:t>
      </w:r>
      <w:r w:rsidR="0062422C">
        <w:t xml:space="preserve"> the situation, </w:t>
      </w:r>
      <w:r w:rsidR="00DF3CE9">
        <w:t xml:space="preserve">we narrow the range of the reduced </w:t>
      </w:r>
      <w:r w:rsidR="007B5E80">
        <w:t>pressure</w:t>
      </w:r>
      <w:r w:rsidR="00850441">
        <w:t xml:space="preserve"> </w:t>
      </w:r>
      <w:r w:rsidR="00984736">
        <w:t xml:space="preserve">for </w:t>
      </w:r>
      <w:r w:rsidR="000D6C93">
        <w:t>the estimation of the sample variance</w:t>
      </w:r>
      <w:r w:rsidR="00837608">
        <w:t xml:space="preserve">. </w:t>
      </w:r>
    </w:p>
    <w:p w14:paraId="0971537C" w14:textId="77777777" w:rsidR="0028799D" w:rsidRDefault="0028799D" w:rsidP="00694A65"/>
    <w:p w14:paraId="0589B623" w14:textId="40976075" w:rsidR="008213C0" w:rsidRDefault="007707B7" w:rsidP="00694A65">
      <w:r>
        <w:t xml:space="preserve">Figures </w:t>
      </w:r>
      <w:r w:rsidR="00DF1E84">
        <w:t>6-8</w:t>
      </w:r>
      <w:r>
        <w:t xml:space="preserve"> show the </w:t>
      </w:r>
      <w:r w:rsidR="000111E5">
        <w:t xml:space="preserve">calibrated models associated with the model bias </w:t>
      </w:r>
      <w:r w:rsidR="0035301A">
        <w:t>using Model 2</w:t>
      </w:r>
      <w:r w:rsidR="00ED3D7A">
        <w:t xml:space="preserve"> for oxygen, n-</w:t>
      </w:r>
      <w:proofErr w:type="spellStart"/>
      <w:r w:rsidR="00ED3D7A">
        <w:t>decane</w:t>
      </w:r>
      <w:proofErr w:type="spellEnd"/>
      <w:r w:rsidR="00CF4C42">
        <w:t>,</w:t>
      </w:r>
      <w:r w:rsidR="00ED3D7A">
        <w:t xml:space="preserve"> and carbon dioxide, respectively</w:t>
      </w:r>
      <w:r w:rsidR="0035301A">
        <w:t xml:space="preserve">. </w:t>
      </w:r>
      <w:r w:rsidR="00296531">
        <w:t xml:space="preserve">Non-monotonic change of the alpha function occurs </w:t>
      </w:r>
      <w:r w:rsidR="00603C40">
        <w:t xml:space="preserve">for </w:t>
      </w:r>
      <w:r w:rsidR="00296531">
        <w:t xml:space="preserve">oxygen while </w:t>
      </w:r>
      <w:r w:rsidR="00603C40">
        <w:t xml:space="preserve">a </w:t>
      </w:r>
      <w:r w:rsidR="00296531">
        <w:t xml:space="preserve">monotonic decrease occurs </w:t>
      </w:r>
      <w:r w:rsidR="00603C40">
        <w:t xml:space="preserve">for </w:t>
      </w:r>
      <w:r w:rsidR="00296531">
        <w:t>both n-</w:t>
      </w:r>
      <w:proofErr w:type="spellStart"/>
      <w:r w:rsidR="00296531">
        <w:t>decane</w:t>
      </w:r>
      <w:proofErr w:type="spellEnd"/>
      <w:r w:rsidR="00296531">
        <w:t xml:space="preserve"> and carbon dioxide. </w:t>
      </w:r>
      <w:r w:rsidR="00B413D7">
        <w:t>The pure computer models</w:t>
      </w:r>
      <w:r w:rsidR="000E1AE2">
        <w:t xml:space="preserve"> </w:t>
      </w:r>
      <w:r w:rsidR="00EE7583">
        <w:t xml:space="preserve">denoted by </w:t>
      </w:r>
      <w:r w:rsidR="00AA3BC8">
        <w:t>red</w:t>
      </w:r>
      <w:r w:rsidR="00EE7583">
        <w:t xml:space="preserve"> solid lines</w:t>
      </w:r>
      <w:r w:rsidR="00B413D7">
        <w:t xml:space="preserve"> </w:t>
      </w:r>
      <w:r w:rsidR="00F5706F">
        <w:t xml:space="preserve">are determined by </w:t>
      </w:r>
      <w:r w:rsidR="00894763">
        <w:t xml:space="preserve">calibrating </w:t>
      </w:r>
      <w:r w:rsidR="00F5706F">
        <w:t>the optimal parameters</w:t>
      </w:r>
      <w:r w:rsidR="004D036D">
        <w:t xml:space="preserve">. </w:t>
      </w:r>
      <w:r w:rsidR="00C638D2">
        <w:t>The calibrated slope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oMath>
      <w:r w:rsidR="00C638D2">
        <w:t xml:space="preserve">) is negative </w:t>
      </w:r>
      <w:r w:rsidR="009F72A1">
        <w:t>for all substances</w:t>
      </w:r>
      <w:r w:rsidR="006B3864">
        <w:t>. The pure models</w:t>
      </w:r>
      <w:r w:rsidR="00C638D2">
        <w:t xml:space="preserve"> </w:t>
      </w:r>
      <w:r w:rsidR="004C11D6">
        <w:t>present large discrepancies from the sample data</w:t>
      </w:r>
      <w:r w:rsidR="0092070F">
        <w:t xml:space="preserve"> at the turning points</w:t>
      </w:r>
      <w:r w:rsidR="009B65F2" w:rsidRPr="009B65F2">
        <w:t xml:space="preserve"> </w:t>
      </w:r>
      <w:r w:rsidR="009B65F2">
        <w:t>for all substances</w:t>
      </w:r>
      <w:r w:rsidR="00AA40CB">
        <w:t>. T</w:t>
      </w:r>
      <w:r w:rsidR="007D0D05">
        <w:t>his</w:t>
      </w:r>
      <w:r w:rsidR="00D23B43">
        <w:t xml:space="preserve"> observation</w:t>
      </w:r>
      <w:r w:rsidR="007D0D05">
        <w:t xml:space="preserve"> is </w:t>
      </w:r>
      <w:r w:rsidR="00D23B43">
        <w:t>aligned</w:t>
      </w:r>
      <w:r w:rsidR="007D0D05">
        <w:t xml:space="preserve"> </w:t>
      </w:r>
      <w:r w:rsidR="00D23B43">
        <w:t>with</w:t>
      </w:r>
      <w:r w:rsidR="00D7698B">
        <w:t xml:space="preserve"> the magnitude of the model </w:t>
      </w:r>
      <w:r w:rsidR="00D23B43">
        <w:t>bias</w:t>
      </w:r>
      <w:r w:rsidR="00AA40CB">
        <w:t xml:space="preserve">, which complements </w:t>
      </w:r>
      <w:r w:rsidR="005031BB">
        <w:t>the uncertainty of the pure model</w:t>
      </w:r>
      <w:r w:rsidR="00475DE6">
        <w:t>s</w:t>
      </w:r>
      <w:r w:rsidR="00D23B43">
        <w:t>.</w:t>
      </w:r>
      <w:r w:rsidR="004C11D6">
        <w:t xml:space="preserve"> </w:t>
      </w:r>
      <w:r w:rsidR="00121CE8">
        <w:t>The trend of the alpha function for c</w:t>
      </w:r>
      <w:r w:rsidR="0013564A">
        <w:t>arbon dioxide</w:t>
      </w:r>
      <w:r w:rsidR="00FF7963">
        <w:t xml:space="preserve"> </w:t>
      </w:r>
      <w:r w:rsidR="003721B3">
        <w:t>is close</w:t>
      </w:r>
      <w:r w:rsidR="009A1C53">
        <w:t>r</w:t>
      </w:r>
      <w:r w:rsidR="003721B3">
        <w:t xml:space="preserve"> to linear </w:t>
      </w:r>
      <w:r w:rsidR="009A1C53">
        <w:t>with overall smaller bias</w:t>
      </w:r>
      <w:r w:rsidR="00E77AF8">
        <w:t xml:space="preserve">, compared to </w:t>
      </w:r>
      <w:r w:rsidR="00603C40">
        <w:t xml:space="preserve">the </w:t>
      </w:r>
      <w:r w:rsidR="00E77AF8">
        <w:t>other two substances</w:t>
      </w:r>
      <w:r w:rsidR="009A1C53">
        <w:t>.</w:t>
      </w:r>
      <w:r w:rsidR="0013564A">
        <w:t xml:space="preserve"> </w:t>
      </w:r>
      <w:r w:rsidR="00834130">
        <w:t xml:space="preserve">The </w:t>
      </w:r>
      <w:r w:rsidR="00475DE6">
        <w:t>bias-corrected</w:t>
      </w:r>
      <w:r w:rsidR="008F0581">
        <w:t xml:space="preserve"> </w:t>
      </w:r>
      <w:r w:rsidR="00834130">
        <w:t>prediction</w:t>
      </w:r>
      <w:r w:rsidR="00130156">
        <w:t>s</w:t>
      </w:r>
      <w:r w:rsidR="00834130">
        <w:t xml:space="preserve"> </w:t>
      </w:r>
      <w:r w:rsidR="008F0581">
        <w:t xml:space="preserve">represented by </w:t>
      </w:r>
      <w:r w:rsidR="00603C40">
        <w:t xml:space="preserve">the </w:t>
      </w:r>
      <w:r w:rsidR="00834130">
        <w:t xml:space="preserve">black solid lines </w:t>
      </w:r>
      <w:r w:rsidR="00B81E92">
        <w:t xml:space="preserve">closely </w:t>
      </w:r>
      <w:r w:rsidR="004D4D98">
        <w:t>capture</w:t>
      </w:r>
      <w:r w:rsidR="00AE16CE">
        <w:t xml:space="preserve"> </w:t>
      </w:r>
      <w:r w:rsidR="009D51B8">
        <w:t xml:space="preserve">the </w:t>
      </w:r>
      <w:r w:rsidR="00497FAC">
        <w:t xml:space="preserve">general </w:t>
      </w:r>
      <w:r w:rsidR="00AA3E3A">
        <w:t>variation</w:t>
      </w:r>
      <w:r w:rsidR="009D51B8">
        <w:t xml:space="preserve"> of alpha functions</w:t>
      </w:r>
      <w:r w:rsidR="009B65F2">
        <w:t xml:space="preserve"> for all substances</w:t>
      </w:r>
      <w:r w:rsidR="00497FAC">
        <w:t xml:space="preserve"> </w:t>
      </w:r>
      <w:r w:rsidR="006B7E01">
        <w:t xml:space="preserve">with negligible </w:t>
      </w:r>
      <w:r w:rsidR="00CB19FB">
        <w:t xml:space="preserve">visual </w:t>
      </w:r>
      <w:r w:rsidR="006B7E01">
        <w:t>difference</w:t>
      </w:r>
      <w:r w:rsidR="009B65F2">
        <w:t xml:space="preserve">. </w:t>
      </w:r>
    </w:p>
    <w:p w14:paraId="22032C29" w14:textId="22C1B169" w:rsidR="000850BB" w:rsidRDefault="000850BB" w:rsidP="00694A65"/>
    <w:p w14:paraId="2DD9F401" w14:textId="09746668" w:rsidR="00121BEC" w:rsidRDefault="00121BEC" w:rsidP="003D77AF">
      <w:pPr>
        <w:jc w:val="center"/>
      </w:pPr>
      <w:r>
        <w:rPr>
          <w:noProof/>
        </w:rPr>
        <w:lastRenderedPageBreak/>
        <w:drawing>
          <wp:inline distT="0" distB="0" distL="0" distR="0" wp14:anchorId="5189603F" wp14:editId="515479D0">
            <wp:extent cx="5486400" cy="2287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287828"/>
                    </a:xfrm>
                    <a:prstGeom prst="rect">
                      <a:avLst/>
                    </a:prstGeom>
                  </pic:spPr>
                </pic:pic>
              </a:graphicData>
            </a:graphic>
          </wp:inline>
        </w:drawing>
      </w:r>
    </w:p>
    <w:p w14:paraId="6E035F00" w14:textId="1162C737" w:rsidR="006F0A4E" w:rsidRPr="009236B7" w:rsidRDefault="006F0A4E" w:rsidP="00694A65">
      <w:r w:rsidRPr="009236B7">
        <w:t>Fig</w:t>
      </w:r>
      <w:r w:rsidR="009236B7" w:rsidRPr="009236B7">
        <w:t>.</w:t>
      </w:r>
      <w:r w:rsidRPr="009236B7">
        <w:t xml:space="preserve"> </w:t>
      </w:r>
      <w:r w:rsidR="009236B7" w:rsidRPr="009236B7">
        <w:t>6.</w:t>
      </w:r>
      <w:r w:rsidRPr="009236B7">
        <w:t xml:space="preserve"> </w:t>
      </w:r>
      <w:r w:rsidR="007D7D85" w:rsidRPr="009236B7">
        <w:t xml:space="preserve">Calibrated alpha function (top) and model bias (bottom) </w:t>
      </w:r>
      <w:r w:rsidR="001427E4" w:rsidRPr="009236B7">
        <w:t xml:space="preserve">for oxygen </w:t>
      </w:r>
      <w:r w:rsidR="00277B57" w:rsidRPr="009236B7">
        <w:t>using Model 2</w:t>
      </w:r>
      <w:r w:rsidR="0021665F" w:rsidRPr="009236B7">
        <w:t>: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oMath>
      <w:r w:rsidR="0021665F" w:rsidRPr="009236B7">
        <w:rPr>
          <w:rFonts w:hint="eastAsia"/>
        </w:rPr>
        <w:t>)</w:t>
      </w:r>
      <w:r w:rsidR="00BD4B5D" w:rsidRPr="009236B7">
        <w:rPr>
          <w:rFonts w:hint="eastAsia"/>
        </w:rPr>
        <w:t>=</w:t>
      </w:r>
      <w:r w:rsidR="00BD4B5D" w:rsidRPr="009236B7">
        <w:t>(1.</w:t>
      </w:r>
      <w:del w:id="158" w:author="Zhou Arespur" w:date="2022-03-22T21:26:00Z">
        <w:r w:rsidR="00BD4B5D" w:rsidRPr="009236B7" w:rsidDel="00AC331E">
          <w:delText>084245</w:delText>
        </w:r>
      </w:del>
      <w:ins w:id="159" w:author="Zhou Arespur" w:date="2022-03-22T21:26:00Z">
        <w:r w:rsidR="00AC331E" w:rsidRPr="009236B7">
          <w:t>0</w:t>
        </w:r>
        <w:r w:rsidR="00AC331E">
          <w:t>40</w:t>
        </w:r>
      </w:ins>
      <w:r w:rsidR="00BD4B5D" w:rsidRPr="009236B7">
        <w:t>, -0.</w:t>
      </w:r>
      <w:del w:id="160" w:author="Zhou Arespur" w:date="2022-03-22T21:27:00Z">
        <w:r w:rsidR="00BD4B5D" w:rsidRPr="009236B7" w:rsidDel="00AC331E">
          <w:delText>2332414</w:delText>
        </w:r>
      </w:del>
      <w:ins w:id="161" w:author="Zhou Arespur" w:date="2022-03-22T21:27:00Z">
        <w:r w:rsidR="00AC331E" w:rsidRPr="009236B7">
          <w:t>2</w:t>
        </w:r>
        <w:r w:rsidR="00AC331E">
          <w:t>10</w:t>
        </w:r>
      </w:ins>
      <w:r w:rsidR="00BD4B5D" w:rsidRPr="009236B7">
        <w:t xml:space="preserve">) </w:t>
      </w:r>
      <w:r w:rsidR="005A5C86" w:rsidRPr="009236B7">
        <w:t xml:space="preserve">with </w:t>
      </w:r>
      <w:r w:rsidR="00AE184E" w:rsidRPr="009236B7">
        <w:t>three</w:t>
      </w:r>
      <w:r w:rsidR="006B321F" w:rsidRPr="009236B7">
        <w:t xml:space="preserve">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r</m:t>
            </m:r>
          </m:sub>
        </m:sSub>
      </m:oMath>
      <w:r w:rsidR="00AE184E" w:rsidRPr="009236B7">
        <w:t xml:space="preserve"> values (</w:t>
      </w:r>
      <w:r w:rsidR="00D77DD2" w:rsidRPr="009236B7">
        <w:t>0.</w:t>
      </w:r>
      <w:r w:rsidR="00524222" w:rsidRPr="009236B7">
        <w:t>8. 0.9, and 1.0</w:t>
      </w:r>
      <w:r w:rsidR="00AE184E" w:rsidRPr="009236B7">
        <w:t>).</w:t>
      </w:r>
      <w:r w:rsidR="00B02DB4" w:rsidRPr="009236B7">
        <w:t xml:space="preserve"> </w:t>
      </w:r>
    </w:p>
    <w:p w14:paraId="324CAC4B" w14:textId="0FC4907C" w:rsidR="00452C9A" w:rsidRDefault="00452C9A" w:rsidP="00694A65"/>
    <w:p w14:paraId="7496B14A" w14:textId="2418A2FE" w:rsidR="009C5CCF" w:rsidRDefault="009C5CCF" w:rsidP="003D77AF">
      <w:pPr>
        <w:jc w:val="center"/>
      </w:pPr>
      <w:r>
        <w:rPr>
          <w:noProof/>
        </w:rPr>
        <w:drawing>
          <wp:inline distT="0" distB="0" distL="0" distR="0" wp14:anchorId="6031A803" wp14:editId="06658638">
            <wp:extent cx="5486400" cy="22882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288297"/>
                    </a:xfrm>
                    <a:prstGeom prst="rect">
                      <a:avLst/>
                    </a:prstGeom>
                  </pic:spPr>
                </pic:pic>
              </a:graphicData>
            </a:graphic>
          </wp:inline>
        </w:drawing>
      </w:r>
    </w:p>
    <w:p w14:paraId="1A438F3E" w14:textId="2FB30F91" w:rsidR="0007719B" w:rsidRPr="009236B7" w:rsidRDefault="0007719B" w:rsidP="00694A65">
      <w:r w:rsidRPr="009236B7">
        <w:t>Fig</w:t>
      </w:r>
      <w:r w:rsidR="009236B7" w:rsidRPr="009236B7">
        <w:t>.</w:t>
      </w:r>
      <w:r w:rsidRPr="009236B7">
        <w:t xml:space="preserve"> </w:t>
      </w:r>
      <w:r w:rsidR="009236B7" w:rsidRPr="009236B7">
        <w:t>7.</w:t>
      </w:r>
      <w:r w:rsidRPr="009236B7">
        <w:t xml:space="preserve"> Calibrated alpha function </w:t>
      </w:r>
      <w:r w:rsidR="000A1C7C" w:rsidRPr="009236B7">
        <w:t>(top) a</w:t>
      </w:r>
      <w:r w:rsidR="007D7D85" w:rsidRPr="009236B7">
        <w:t>n</w:t>
      </w:r>
      <w:r w:rsidR="000A1C7C" w:rsidRPr="009236B7">
        <w:t>d model bias (bottom) for n-</w:t>
      </w:r>
      <w:proofErr w:type="spellStart"/>
      <w:r w:rsidR="000A1C7C" w:rsidRPr="009236B7">
        <w:t>decane</w:t>
      </w:r>
      <w:proofErr w:type="spellEnd"/>
      <w:r w:rsidR="000A1C7C" w:rsidRPr="009236B7">
        <w:t xml:space="preserve"> </w:t>
      </w:r>
      <w:r w:rsidRPr="009236B7">
        <w:t>using Model 2: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oMath>
      <w:r w:rsidRPr="009236B7">
        <w:rPr>
          <w:rFonts w:hint="eastAsia"/>
        </w:rPr>
        <w:t>)=</w:t>
      </w:r>
      <w:r w:rsidRPr="009236B7">
        <w:t>(</w:t>
      </w:r>
      <w:r w:rsidR="008A2E8F" w:rsidRPr="009236B7">
        <w:t>2.</w:t>
      </w:r>
      <w:del w:id="162" w:author="Zhou Arespur" w:date="2022-03-22T21:27:00Z">
        <w:r w:rsidR="008A2E8F" w:rsidRPr="009236B7" w:rsidDel="00AC331E">
          <w:delText>579569</w:delText>
        </w:r>
      </w:del>
      <w:ins w:id="163" w:author="Zhou Arespur" w:date="2022-03-22T21:27:00Z">
        <w:r w:rsidR="00AC331E" w:rsidRPr="009236B7">
          <w:t>5</w:t>
        </w:r>
        <w:r w:rsidR="00AC331E">
          <w:t>80</w:t>
        </w:r>
      </w:ins>
      <w:r w:rsidR="008A2E8F" w:rsidRPr="009236B7">
        <w:t>, -1.</w:t>
      </w:r>
      <w:del w:id="164" w:author="Zhou Arespur" w:date="2022-03-22T21:27:00Z">
        <w:r w:rsidR="008A2E8F" w:rsidRPr="009236B7" w:rsidDel="00AC331E">
          <w:delText>413308</w:delText>
        </w:r>
      </w:del>
      <w:ins w:id="165" w:author="Zhou Arespur" w:date="2022-03-22T21:27:00Z">
        <w:r w:rsidR="00AC331E" w:rsidRPr="009236B7">
          <w:t>41</w:t>
        </w:r>
        <w:r w:rsidR="00AC331E">
          <w:t>0</w:t>
        </w:r>
      </w:ins>
      <w:r w:rsidR="00E80D1A" w:rsidRPr="009236B7">
        <w:t xml:space="preserve">) </w:t>
      </w:r>
      <w:r w:rsidRPr="009236B7">
        <w:t xml:space="preserve">with three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r</m:t>
            </m:r>
          </m:sub>
        </m:sSub>
      </m:oMath>
      <w:r w:rsidRPr="009236B7">
        <w:t xml:space="preserve"> values (</w:t>
      </w:r>
      <w:r w:rsidRPr="00AC331E">
        <w:rPr>
          <w:rPrChange w:id="166" w:author="Zhou Arespur" w:date="2022-03-22T21:27:00Z">
            <w:rPr>
              <w:color w:val="FF0000"/>
            </w:rPr>
          </w:rPrChange>
        </w:rPr>
        <w:t>0.</w:t>
      </w:r>
      <w:r w:rsidR="007D0C49" w:rsidRPr="00AC331E">
        <w:rPr>
          <w:rPrChange w:id="167" w:author="Zhou Arespur" w:date="2022-03-22T21:27:00Z">
            <w:rPr>
              <w:color w:val="FF0000"/>
            </w:rPr>
          </w:rPrChange>
        </w:rPr>
        <w:t>5</w:t>
      </w:r>
      <w:r w:rsidRPr="009236B7">
        <w:t>. 0.</w:t>
      </w:r>
      <w:r w:rsidR="0015712D" w:rsidRPr="009236B7">
        <w:t>71</w:t>
      </w:r>
      <w:r w:rsidRPr="009236B7">
        <w:t xml:space="preserve">, and </w:t>
      </w:r>
      <w:r w:rsidR="006C4613" w:rsidRPr="009236B7">
        <w:t>0.95</w:t>
      </w:r>
      <w:r w:rsidRPr="009236B7">
        <w:t>).</w:t>
      </w:r>
    </w:p>
    <w:p w14:paraId="73E51F1A" w14:textId="248B622D" w:rsidR="00452C9A" w:rsidRDefault="00452C9A" w:rsidP="00694A65"/>
    <w:p w14:paraId="27CA960F" w14:textId="08B5660F" w:rsidR="000A4124" w:rsidRDefault="000A4124" w:rsidP="003D77AF">
      <w:pPr>
        <w:jc w:val="center"/>
      </w:pPr>
      <w:r>
        <w:rPr>
          <w:noProof/>
        </w:rPr>
        <w:lastRenderedPageBreak/>
        <w:drawing>
          <wp:inline distT="0" distB="0" distL="0" distR="0" wp14:anchorId="3218FC95" wp14:editId="053D4DFA">
            <wp:extent cx="5486400" cy="2287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287828"/>
                    </a:xfrm>
                    <a:prstGeom prst="rect">
                      <a:avLst/>
                    </a:prstGeom>
                  </pic:spPr>
                </pic:pic>
              </a:graphicData>
            </a:graphic>
          </wp:inline>
        </w:drawing>
      </w:r>
    </w:p>
    <w:p w14:paraId="48D351E9" w14:textId="309B661F" w:rsidR="00B069A9" w:rsidRPr="009236B7" w:rsidRDefault="00B069A9" w:rsidP="00694A65">
      <w:r w:rsidRPr="009236B7">
        <w:t>Fig</w:t>
      </w:r>
      <w:r w:rsidR="009236B7" w:rsidRPr="009236B7">
        <w:t>.</w:t>
      </w:r>
      <w:r w:rsidRPr="009236B7">
        <w:t xml:space="preserve"> </w:t>
      </w:r>
      <w:r w:rsidR="009236B7" w:rsidRPr="009236B7">
        <w:t>8.</w:t>
      </w:r>
      <w:r w:rsidRPr="009236B7">
        <w:t xml:space="preserve"> </w:t>
      </w:r>
      <w:r w:rsidR="000A1C7C" w:rsidRPr="009236B7">
        <w:t>Calibrated alpha function (top) a</w:t>
      </w:r>
      <w:r w:rsidR="007D7D85" w:rsidRPr="009236B7">
        <w:t>n</w:t>
      </w:r>
      <w:r w:rsidR="000A1C7C" w:rsidRPr="009236B7">
        <w:t xml:space="preserve">d model bias (bottom) </w:t>
      </w:r>
      <w:r w:rsidRPr="009236B7">
        <w:t xml:space="preserve">for </w:t>
      </w:r>
      <w:r w:rsidR="000A1C7C" w:rsidRPr="009236B7">
        <w:t>carbon dioxide</w:t>
      </w:r>
      <w:r w:rsidRPr="009236B7">
        <w:t xml:space="preserve"> using Model 2: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oMath>
      <w:r w:rsidRPr="009236B7">
        <w:rPr>
          <w:rFonts w:hint="eastAsia"/>
        </w:rPr>
        <w:t>)=</w:t>
      </w:r>
      <w:r w:rsidRPr="009236B7">
        <w:t>(</w:t>
      </w:r>
      <w:r w:rsidR="00F30FBD" w:rsidRPr="009236B7">
        <w:t>1.</w:t>
      </w:r>
      <w:del w:id="168" w:author="Zhou Arespur" w:date="2022-03-22T21:53:00Z">
        <w:r w:rsidR="00F30FBD" w:rsidRPr="009236B7" w:rsidDel="00F003F6">
          <w:delText>359819</w:delText>
        </w:r>
      </w:del>
      <w:ins w:id="169" w:author="Zhou Arespur" w:date="2022-03-22T21:53:00Z">
        <w:r w:rsidR="00F003F6" w:rsidRPr="009236B7">
          <w:t>35</w:t>
        </w:r>
        <w:r w:rsidR="00F003F6">
          <w:t>4</w:t>
        </w:r>
      </w:ins>
      <w:r w:rsidR="00F30FBD" w:rsidRPr="009236B7">
        <w:t>, -0.</w:t>
      </w:r>
      <w:del w:id="170" w:author="Zhou Arespur" w:date="2022-03-22T21:53:00Z">
        <w:r w:rsidR="00F30FBD" w:rsidRPr="009236B7" w:rsidDel="00F003F6">
          <w:delText>4127742</w:delText>
        </w:r>
      </w:del>
      <w:ins w:id="171" w:author="Zhou Arespur" w:date="2022-03-22T21:53:00Z">
        <w:r w:rsidR="00F003F6" w:rsidRPr="009236B7">
          <w:t>41</w:t>
        </w:r>
        <w:r w:rsidR="00F003F6">
          <w:t>0</w:t>
        </w:r>
      </w:ins>
      <w:r w:rsidRPr="009236B7">
        <w:t xml:space="preserve">) with three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r</m:t>
            </m:r>
          </m:sub>
        </m:sSub>
      </m:oMath>
      <w:r w:rsidRPr="009236B7">
        <w:t xml:space="preserve"> values (0.</w:t>
      </w:r>
      <w:r w:rsidR="00C32459" w:rsidRPr="009236B7">
        <w:t>82</w:t>
      </w:r>
      <w:r w:rsidRPr="009236B7">
        <w:t>. 0.</w:t>
      </w:r>
      <w:r w:rsidR="00E971AA" w:rsidRPr="009236B7">
        <w:t>89</w:t>
      </w:r>
      <w:r w:rsidRPr="009236B7">
        <w:t>, and 0.95).</w:t>
      </w:r>
    </w:p>
    <w:p w14:paraId="5C4B38A5" w14:textId="4273215D" w:rsidR="00974371" w:rsidRDefault="005C7475" w:rsidP="00694A65">
      <w:pPr>
        <w:pStyle w:val="3"/>
      </w:pPr>
      <w:r>
        <w:t xml:space="preserve">3.2.2. </w:t>
      </w:r>
      <w:r w:rsidR="00E359BF">
        <w:t>Density estimation</w:t>
      </w:r>
    </w:p>
    <w:p w14:paraId="55C1CA08" w14:textId="39EEA3B5" w:rsidR="00974371" w:rsidRDefault="008549DB" w:rsidP="00694A65">
      <w:r>
        <w:t xml:space="preserve">The </w:t>
      </w:r>
      <w:r w:rsidR="009401AE">
        <w:t xml:space="preserve">goal of calibrating the alpha function is to </w:t>
      </w:r>
      <w:r w:rsidR="00D93FFB">
        <w:t xml:space="preserve">configure a robust PR </w:t>
      </w:r>
      <w:r w:rsidR="003B7F53">
        <w:t>EOS</w:t>
      </w:r>
      <w:r w:rsidR="00D93FFB">
        <w:t xml:space="preserve"> that can </w:t>
      </w:r>
      <w:r w:rsidR="008E782B">
        <w:t xml:space="preserve">predict the density of </w:t>
      </w:r>
      <w:r w:rsidR="00270AC2">
        <w:t>a</w:t>
      </w:r>
      <w:r w:rsidR="008E782B">
        <w:t xml:space="preserve"> substance at all thermodynamic fluid states in a faithful manner. </w:t>
      </w:r>
      <w:r w:rsidR="00363895">
        <w:t xml:space="preserve">The </w:t>
      </w:r>
      <w:r w:rsidR="00264801">
        <w:t xml:space="preserve">modified PR </w:t>
      </w:r>
      <w:r w:rsidR="003B7F53">
        <w:t>EOS</w:t>
      </w:r>
      <w:r w:rsidR="00363895">
        <w:t xml:space="preserve"> </w:t>
      </w:r>
      <w:r w:rsidR="00782EA7">
        <w:t xml:space="preserve">is </w:t>
      </w:r>
      <w:r w:rsidR="008D33DC">
        <w:t xml:space="preserve">expressed in Eq. </w:t>
      </w:r>
      <w:r w:rsidR="008D33DC">
        <w:fldChar w:fldCharType="begin"/>
      </w:r>
      <w:r w:rsidR="008D33DC">
        <w:instrText xml:space="preserve"> REF _Ref60066301 \h </w:instrText>
      </w:r>
      <w:r w:rsidR="008D33DC">
        <w:fldChar w:fldCharType="separate"/>
      </w:r>
      <w:r w:rsidR="008D33DC">
        <w:t>(</w:t>
      </w:r>
      <w:r w:rsidR="008D33DC">
        <w:rPr>
          <w:noProof/>
        </w:rPr>
        <w:t>3</w:t>
      </w:r>
      <w:r w:rsidR="008D33DC">
        <w:t>)</w:t>
      </w:r>
      <w:r w:rsidR="008D33DC">
        <w:fldChar w:fldCharType="end"/>
      </w:r>
      <w:r w:rsidR="00782EA7">
        <w:t xml:space="preserve"> </w:t>
      </w:r>
      <w:r w:rsidR="00333A61">
        <w:t>together with</w:t>
      </w:r>
      <w:r w:rsidR="00782EA7">
        <w:t xml:space="preserve"> the calibrated semi-parametric </w:t>
      </w:r>
      <w:r w:rsidR="00CA0329">
        <w:t>alpha function</w:t>
      </w:r>
      <w:r w:rsidR="0088128D">
        <w:t xml:space="preserve"> </w:t>
      </w:r>
      <w:r w:rsidR="00333A61">
        <w:t>(</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2</m:t>
            </m:r>
          </m:sub>
        </m:sSub>
      </m:oMath>
      <w:r w:rsidR="00333A61">
        <w:t>)</w:t>
      </w:r>
      <w:r w:rsidR="0088128D">
        <w:t xml:space="preserve">. </w:t>
      </w:r>
      <w:r w:rsidR="007D5463">
        <w:t xml:space="preserve">Figure </w:t>
      </w:r>
      <w:r w:rsidR="005F3A8C">
        <w:t>9</w:t>
      </w:r>
      <w:r w:rsidR="007D5463">
        <w:t xml:space="preserve"> </w:t>
      </w:r>
      <w:r w:rsidR="002B58A0">
        <w:t>show</w:t>
      </w:r>
      <w:r w:rsidR="00585126">
        <w:t>s</w:t>
      </w:r>
      <w:r w:rsidR="002B58A0">
        <w:t xml:space="preserve"> the evaluated density </w:t>
      </w:r>
      <w:r w:rsidR="009219F9">
        <w:t xml:space="preserve">(solid lines) </w:t>
      </w:r>
      <w:r w:rsidR="002B58A0">
        <w:t xml:space="preserve">for </w:t>
      </w:r>
      <w:r w:rsidR="00C53F76">
        <w:t>oxygen</w:t>
      </w:r>
      <w:r w:rsidR="00585126">
        <w:t xml:space="preserve"> </w:t>
      </w:r>
      <w:r w:rsidR="004520BD">
        <w:t xml:space="preserve">using </w:t>
      </w:r>
      <w:r w:rsidR="00AA6692">
        <w:t xml:space="preserve">the </w:t>
      </w:r>
      <w:r w:rsidR="00264801">
        <w:t xml:space="preserve">modified PR </w:t>
      </w:r>
      <w:r w:rsidR="003B7F53">
        <w:t>EOS</w:t>
      </w:r>
      <w:r w:rsidR="00AA6692">
        <w:t xml:space="preserve"> </w:t>
      </w:r>
      <w:r w:rsidR="004A03B8">
        <w:t xml:space="preserve">over </w:t>
      </w:r>
      <w:r w:rsidR="00AA6692">
        <w:t xml:space="preserve">wide ranges of </w:t>
      </w:r>
      <w:r w:rsidR="00FE0C4A">
        <w:t>temperature</w:t>
      </w:r>
      <w:r w:rsidR="00AA6692">
        <w:t xml:space="preserve"> and pressure</w:t>
      </w:r>
      <w:r w:rsidR="00FE0C4A">
        <w:t>.</w:t>
      </w:r>
      <w:r w:rsidR="00AA6692">
        <w:t xml:space="preserve"> </w:t>
      </w:r>
      <w:r w:rsidR="00585126">
        <w:t xml:space="preserve">For comparison, </w:t>
      </w:r>
      <w:r w:rsidR="003811B4">
        <w:t xml:space="preserve">the </w:t>
      </w:r>
      <w:r w:rsidR="009219F9">
        <w:t xml:space="preserve">density </w:t>
      </w:r>
      <w:r w:rsidR="00B25AC3">
        <w:t xml:space="preserve">retrieved </w:t>
      </w:r>
      <w:r w:rsidR="009219F9">
        <w:t>from the NIST database</w:t>
      </w:r>
      <w:r w:rsidR="00B25AC3">
        <w:t xml:space="preserve"> (symbols)</w:t>
      </w:r>
      <w:r w:rsidR="009219F9">
        <w:t xml:space="preserve"> and </w:t>
      </w:r>
      <w:r w:rsidR="00EE21F0">
        <w:t xml:space="preserve">evaluated by the Soave function </w:t>
      </w:r>
      <w:r w:rsidR="00B25AC3">
        <w:t xml:space="preserve">(dashed lines) </w:t>
      </w:r>
      <w:r w:rsidR="00261264">
        <w:t xml:space="preserve">is also </w:t>
      </w:r>
      <w:r w:rsidR="00624812">
        <w:t>included</w:t>
      </w:r>
      <w:r w:rsidR="00261264">
        <w:t xml:space="preserve">. </w:t>
      </w:r>
      <w:r w:rsidR="006E31E9">
        <w:t xml:space="preserve">The vertical lines denote the phase change from liquid </w:t>
      </w:r>
      <w:r w:rsidR="00A35654">
        <w:t xml:space="preserve">(high density) </w:t>
      </w:r>
      <w:r w:rsidR="006E31E9">
        <w:t xml:space="preserve">to </w:t>
      </w:r>
      <w:r w:rsidR="00A35654">
        <w:t>gas (low density) at subcritical pressure</w:t>
      </w:r>
      <w:r w:rsidR="00CC0882">
        <w:t xml:space="preserve"> (</w:t>
      </w:r>
      <m:oMath>
        <m:r>
          <w:rPr>
            <w:rFonts w:ascii="Cambria Math" w:hAnsi="Cambria Math"/>
          </w:rPr>
          <m:t>P&lt;5.04</m:t>
        </m:r>
      </m:oMath>
      <w:r w:rsidR="00253D06">
        <w:t xml:space="preserve"> MPa</w:t>
      </w:r>
      <w:r w:rsidR="00CC0882">
        <w:t>)</w:t>
      </w:r>
      <w:r w:rsidR="00A35654">
        <w:t xml:space="preserve">. </w:t>
      </w:r>
      <w:r w:rsidR="004A03B8">
        <w:t xml:space="preserve">This </w:t>
      </w:r>
      <w:r w:rsidR="00302038">
        <w:t xml:space="preserve">sharp </w:t>
      </w:r>
      <w:r w:rsidR="000D0F77">
        <w:t xml:space="preserve">change in density becomes a smooth </w:t>
      </w:r>
      <w:r w:rsidR="000D0C51">
        <w:t>density variation at supercritical pressure (</w:t>
      </w:r>
      <m:oMath>
        <m:r>
          <w:rPr>
            <w:rFonts w:ascii="Cambria Math" w:hAnsi="Cambria Math"/>
          </w:rPr>
          <m:t>7</m:t>
        </m:r>
      </m:oMath>
      <w:r w:rsidR="000D0C51">
        <w:t>MPa</w:t>
      </w:r>
      <w:r w:rsidR="000C64D4">
        <w:t>, 10 MPa</w:t>
      </w:r>
      <w:r w:rsidR="000D0C51">
        <w:t>)</w:t>
      </w:r>
      <w:r w:rsidR="00B219E1">
        <w:t>, where t</w:t>
      </w:r>
      <w:r w:rsidR="00B731D5">
        <w:t>he high density gradient region corresponds to the</w:t>
      </w:r>
      <w:r w:rsidR="004A03B8" w:rsidRPr="004A03B8">
        <w:t xml:space="preserve"> </w:t>
      </w:r>
      <w:r w:rsidR="004A03B8">
        <w:t>region of</w:t>
      </w:r>
      <w:r w:rsidR="00B731D5">
        <w:t xml:space="preserve"> </w:t>
      </w:r>
      <w:r w:rsidR="00294211">
        <w:t xml:space="preserve">transition from compressed liquid to supercritical fluid </w:t>
      </w:r>
      <w:r w:rsidR="002F7738">
        <w:fldChar w:fldCharType="begin"/>
      </w:r>
      <w:r w:rsidR="00B1335F">
        <w:instrText xml:space="preserve"> ADDIN EN.CITE &lt;EndNote&gt;&lt;Cite&gt;&lt;Author&gt;Wang&lt;/Author&gt;&lt;Year&gt;2017&lt;/Year&gt;&lt;RecNum&gt;65&lt;/RecNum&gt;&lt;DisplayText&gt;[39]&lt;/DisplayText&gt;&lt;record&gt;&lt;rec-number&gt;65&lt;/rec-number&gt;&lt;foreign-keys&gt;&lt;key app="EN" db-id="rpwzsdvw70awvre5wfwvpeacp05parpp9z2w" timestamp="1609822756"&gt;65&lt;/key&gt;&lt;/foreign-keys&gt;&lt;ref-type name="Journal Article"&gt;17&lt;/ref-type&gt;&lt;contributors&gt;&lt;authors&gt;&lt;author&gt;Wang, Xingjian&lt;/author&gt;&lt;author&gt;Huo, Hongfa&lt;/author&gt;&lt;author&gt;Wang, Yanxing&lt;/author&gt;&lt;author&gt;Yang, Vigor&lt;/author&gt;&lt;/authors&gt;&lt;/contributors&gt;&lt;titles&gt;&lt;title&gt;Comprehensive study of cryogenic fluid dynamics of swirl injectors at supercritical conditions&lt;/title&gt;&lt;secondary-title&gt;AIAA Journal&lt;/secondary-title&gt;&lt;/titles&gt;&lt;periodical&gt;&lt;full-title&gt;AIAA Journal&lt;/full-title&gt;&lt;/periodical&gt;&lt;pages&gt;3109-3119&lt;/pages&gt;&lt;volume&gt;55&lt;/volume&gt;&lt;number&gt;9&lt;/number&gt;&lt;dates&gt;&lt;year&gt;2017&lt;/year&gt;&lt;/dates&gt;&lt;isbn&gt;0001-1452&lt;/isbn&gt;&lt;urls&gt;&lt;/urls&gt;&lt;/record&gt;&lt;/Cite&gt;&lt;/EndNote&gt;</w:instrText>
      </w:r>
      <w:r w:rsidR="002F7738">
        <w:fldChar w:fldCharType="separate"/>
      </w:r>
      <w:r w:rsidR="00B1335F">
        <w:rPr>
          <w:noProof/>
        </w:rPr>
        <w:t>[39]</w:t>
      </w:r>
      <w:r w:rsidR="002F7738">
        <w:fldChar w:fldCharType="end"/>
      </w:r>
      <w:r w:rsidR="00294211">
        <w:t xml:space="preserve">. </w:t>
      </w:r>
      <w:r w:rsidR="00A704EA">
        <w:t xml:space="preserve">The </w:t>
      </w:r>
      <w:r w:rsidR="0094264E">
        <w:t xml:space="preserve">empirical PR </w:t>
      </w:r>
      <w:r w:rsidR="003B7F53">
        <w:t>EOS</w:t>
      </w:r>
      <w:r w:rsidR="0094264E">
        <w:t xml:space="preserve"> with the </w:t>
      </w:r>
      <w:r w:rsidR="00A704EA">
        <w:t>Soave alpha function overestimate</w:t>
      </w:r>
      <w:r w:rsidR="00E5566F">
        <w:t>s</w:t>
      </w:r>
      <w:r w:rsidR="00A704EA">
        <w:t xml:space="preserve"> density </w:t>
      </w:r>
      <w:r w:rsidR="00A218AD">
        <w:t>under</w:t>
      </w:r>
      <w:r w:rsidR="00E5566F">
        <w:t xml:space="preserve"> low</w:t>
      </w:r>
      <w:r w:rsidR="00780016">
        <w:t>-</w:t>
      </w:r>
      <w:r w:rsidR="00E5566F">
        <w:t>temperature conditions</w:t>
      </w:r>
      <w:r w:rsidR="003E69CD">
        <w:t xml:space="preserve">, where compressed liquid </w:t>
      </w:r>
      <w:r w:rsidR="004A03B8">
        <w:t>is present</w:t>
      </w:r>
      <w:r w:rsidR="003E69CD">
        <w:t>. The</w:t>
      </w:r>
      <w:r w:rsidR="0094264E">
        <w:t xml:space="preserve"> </w:t>
      </w:r>
      <w:r w:rsidR="00264801">
        <w:t xml:space="preserve">modified PR </w:t>
      </w:r>
      <w:r w:rsidR="003B7F53">
        <w:t>EOS</w:t>
      </w:r>
      <w:r w:rsidR="0094264E">
        <w:t xml:space="preserve"> with the</w:t>
      </w:r>
      <w:r w:rsidR="003E69CD">
        <w:t xml:space="preserve"> semi-parametric alpha function, on the other hand, </w:t>
      </w:r>
      <w:r w:rsidR="00496633">
        <w:t>substantially improve</w:t>
      </w:r>
      <w:r w:rsidR="008D19EB">
        <w:t>s</w:t>
      </w:r>
      <w:r w:rsidR="00931976">
        <w:t xml:space="preserve"> </w:t>
      </w:r>
      <w:r w:rsidR="00496633">
        <w:t>the density estimation in the liquid</w:t>
      </w:r>
      <w:r w:rsidR="00874E7A">
        <w:t xml:space="preserve"> phase. </w:t>
      </w:r>
    </w:p>
    <w:p w14:paraId="15E70466" w14:textId="453E8DCB" w:rsidR="00153E5B" w:rsidRDefault="00FE6958" w:rsidP="003D77AF">
      <w:pPr>
        <w:jc w:val="center"/>
      </w:pPr>
      <w:r>
        <w:rPr>
          <w:noProof/>
        </w:rPr>
        <w:lastRenderedPageBreak/>
        <w:drawing>
          <wp:inline distT="0" distB="0" distL="0" distR="0" wp14:anchorId="04C5F5EF" wp14:editId="7AB20BCA">
            <wp:extent cx="3197997" cy="293096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7997" cy="2930965"/>
                    </a:xfrm>
                    <a:prstGeom prst="rect">
                      <a:avLst/>
                    </a:prstGeom>
                  </pic:spPr>
                </pic:pic>
              </a:graphicData>
            </a:graphic>
          </wp:inline>
        </w:drawing>
      </w:r>
    </w:p>
    <w:p w14:paraId="0BD26E41" w14:textId="76B7374A" w:rsidR="00AC7273" w:rsidRPr="00BE0AD7" w:rsidRDefault="00AC7273" w:rsidP="00694A65">
      <w:r w:rsidRPr="00BE0AD7">
        <w:t>Fig</w:t>
      </w:r>
      <w:r w:rsidR="00BE0AD7" w:rsidRPr="00BE0AD7">
        <w:t>.</w:t>
      </w:r>
      <w:r w:rsidRPr="00BE0AD7">
        <w:t xml:space="preserve"> </w:t>
      </w:r>
      <w:r w:rsidR="0083622D">
        <w:t>9</w:t>
      </w:r>
      <w:r w:rsidR="00BE0AD7" w:rsidRPr="00BE0AD7">
        <w:t>.</w:t>
      </w:r>
      <w:r w:rsidRPr="00BE0AD7">
        <w:t xml:space="preserve"> </w:t>
      </w:r>
      <w:r w:rsidR="0070426C" w:rsidRPr="00BE0AD7">
        <w:t>Estimated d</w:t>
      </w:r>
      <w:r w:rsidR="009E794F" w:rsidRPr="00BE0AD7">
        <w:t xml:space="preserve">ensity of oxygen using </w:t>
      </w:r>
      <w:r w:rsidR="004B5523" w:rsidRPr="00BE0AD7">
        <w:t xml:space="preserve">different </w:t>
      </w:r>
      <w:r w:rsidR="001839CB" w:rsidRPr="00BE0AD7">
        <w:t>approaches</w:t>
      </w:r>
      <w:r w:rsidR="002C09C3" w:rsidRPr="00BE0AD7">
        <w:t xml:space="preserve"> </w:t>
      </w:r>
      <w:r w:rsidR="00283713">
        <w:t>over</w:t>
      </w:r>
      <w:r w:rsidR="00283713" w:rsidRPr="00BE0AD7">
        <w:t xml:space="preserve"> </w:t>
      </w:r>
      <w:r w:rsidR="002C09C3" w:rsidRPr="00BE0AD7">
        <w:t>wide ranges of temperature and pressure</w:t>
      </w:r>
      <w:r w:rsidR="001839CB" w:rsidRPr="00BE0AD7">
        <w:t xml:space="preserve">: </w:t>
      </w:r>
      <w:r w:rsidR="002C09C3" w:rsidRPr="00BE0AD7">
        <w:t xml:space="preserve">(1) semi-parametric </w:t>
      </w:r>
      <w:r w:rsidR="009E794F" w:rsidRPr="00BE0AD7">
        <w:t xml:space="preserve">alpha function </w:t>
      </w:r>
      <w:r w:rsidR="002C09C3" w:rsidRPr="00BE0AD7">
        <w:t>(</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2</m:t>
            </m:r>
          </m:sub>
        </m:sSub>
      </m:oMath>
      <w:r w:rsidR="007A7EEB" w:rsidRPr="00BE0AD7">
        <w:t>-</w:t>
      </w:r>
      <w:r w:rsidR="002C09C3" w:rsidRPr="00BE0AD7">
        <w:t>solid lines)</w:t>
      </w:r>
      <w:r w:rsidR="007A7EEB" w:rsidRPr="00BE0AD7">
        <w:t>; (2) Soave</w:t>
      </w:r>
      <w:r w:rsidR="0070426C" w:rsidRPr="00BE0AD7">
        <w:t xml:space="preserve"> alpha function (dashed lines); and (3) </w:t>
      </w:r>
      <w:r w:rsidR="00CC434B" w:rsidRPr="00BE0AD7">
        <w:t xml:space="preserve">NIST </w:t>
      </w:r>
      <w:r w:rsidR="00760B89" w:rsidRPr="00BE0AD7">
        <w:t>dataset</w:t>
      </w:r>
      <w:r w:rsidR="00DD6F51" w:rsidRPr="00BE0AD7">
        <w:t xml:space="preserve"> (symbols)</w:t>
      </w:r>
    </w:p>
    <w:p w14:paraId="402B18D1" w14:textId="32FE641E" w:rsidR="00DB4F64" w:rsidRDefault="002F699A" w:rsidP="00694A65">
      <w:r>
        <w:t xml:space="preserve">Density </w:t>
      </w:r>
      <w:r w:rsidR="0012504E">
        <w:t>predicted by</w:t>
      </w:r>
      <w:r>
        <w:t xml:space="preserve"> b</w:t>
      </w:r>
      <w:r w:rsidR="00DB4F64">
        <w:t>oth alpha</w:t>
      </w:r>
      <w:r w:rsidR="00046087">
        <w:t xml:space="preserve"> functions </w:t>
      </w:r>
      <w:r>
        <w:t>show</w:t>
      </w:r>
      <w:r w:rsidR="0045012F">
        <w:t>s</w:t>
      </w:r>
      <w:r>
        <w:t xml:space="preserve"> close agreement with the NIST</w:t>
      </w:r>
      <w:r w:rsidR="00760B89">
        <w:t xml:space="preserve"> dataset </w:t>
      </w:r>
      <w:r w:rsidR="002B6EFA">
        <w:t xml:space="preserve">under high-temperature </w:t>
      </w:r>
      <w:r w:rsidR="00C22E67">
        <w:t xml:space="preserve">and </w:t>
      </w:r>
      <w:r w:rsidR="009E34EE">
        <w:t>low-</w:t>
      </w:r>
      <w:r w:rsidR="00C22E67">
        <w:t xml:space="preserve">pressure </w:t>
      </w:r>
      <w:r w:rsidR="002B6EFA">
        <w:t>condition</w:t>
      </w:r>
      <w:r w:rsidR="00C22E67">
        <w:t>s</w:t>
      </w:r>
      <w:r w:rsidR="00217EC3">
        <w:t xml:space="preserve">, where oxygen </w:t>
      </w:r>
      <w:r w:rsidR="0060298E">
        <w:t xml:space="preserve">is </w:t>
      </w:r>
      <w:r w:rsidR="00BE621B">
        <w:t xml:space="preserve">in the gaseous </w:t>
      </w:r>
      <w:r w:rsidR="00B34197">
        <w:t>state</w:t>
      </w:r>
      <w:r w:rsidR="00806FDE">
        <w:t xml:space="preserve"> and </w:t>
      </w:r>
      <w:r w:rsidR="00CD26FF">
        <w:t xml:space="preserve">the </w:t>
      </w:r>
      <w:r w:rsidR="003B7F53">
        <w:t>EOS</w:t>
      </w:r>
      <w:r w:rsidR="00A520D6">
        <w:t xml:space="preserve"> is relatively insensitive to the magnitude of </w:t>
      </w:r>
      <w:r w:rsidR="00CD26FF">
        <w:t xml:space="preserve">the </w:t>
      </w:r>
      <w:r w:rsidR="00A520D6">
        <w:t>alpha value</w:t>
      </w:r>
      <w:r w:rsidR="00886297">
        <w:t>.</w:t>
      </w:r>
      <w:r w:rsidR="004A0DD5">
        <w:t xml:space="preserve"> </w:t>
      </w:r>
      <w:r w:rsidR="00EC084B">
        <w:t>Gaseous oxygen has</w:t>
      </w:r>
      <w:r w:rsidR="00B34197">
        <w:t xml:space="preserve"> low density and </w:t>
      </w:r>
      <w:r w:rsidR="00231963">
        <w:t>large</w:t>
      </w:r>
      <w:r w:rsidR="00B34197">
        <w:t xml:space="preserve"> molar volume</w:t>
      </w:r>
      <w:r w:rsidR="005D0009">
        <w:t xml:space="preserve">, which leads to a much </w:t>
      </w:r>
      <w:r w:rsidR="002C0090">
        <w:t>small</w:t>
      </w:r>
      <w:r w:rsidR="00CD26FF">
        <w:t>er</w:t>
      </w:r>
      <w:r w:rsidR="002C0090">
        <w:t xml:space="preserve"> attractive pressure compared to the repulsive pressure, since</w:t>
      </w:r>
      <w:r w:rsidR="00845B3D">
        <w:t xml:space="preserve"> t</w:t>
      </w:r>
      <w:r w:rsidR="00C521BB">
        <w:t xml:space="preserve">he attractive pressure in </w:t>
      </w:r>
      <w:r w:rsidR="00231963">
        <w:t xml:space="preserve">the </w:t>
      </w:r>
      <w:r w:rsidR="00490525">
        <w:t xml:space="preserve">PR </w:t>
      </w:r>
      <w:r w:rsidR="003B7F53">
        <w:t>EOS</w:t>
      </w:r>
      <w:r w:rsidR="00490525">
        <w:t xml:space="preserve"> is inversely proportional to </w:t>
      </w:r>
      <w:r w:rsidR="00845B3D">
        <w:t xml:space="preserve">the square of </w:t>
      </w:r>
      <w:r w:rsidR="00B97DE5">
        <w:t xml:space="preserve">the </w:t>
      </w:r>
      <w:r w:rsidR="00845B3D">
        <w:t>molar volume</w:t>
      </w:r>
      <w:r w:rsidR="00DC0DB3">
        <w:t>.</w:t>
      </w:r>
      <w:r w:rsidR="003214DD">
        <w:t xml:space="preserve"> The </w:t>
      </w:r>
      <w:r w:rsidR="00D66999">
        <w:t xml:space="preserve">alpha </w:t>
      </w:r>
      <w:r w:rsidR="007B70D7">
        <w:t xml:space="preserve">value </w:t>
      </w:r>
      <w:r w:rsidR="00D66999">
        <w:t>difference between the Soave function and semi-parametric function</w:t>
      </w:r>
      <w:r w:rsidR="00B21663">
        <w:t xml:space="preserve"> </w:t>
      </w:r>
      <w:r w:rsidR="00902BC3">
        <w:t>c</w:t>
      </w:r>
      <w:r w:rsidR="00E06974">
        <w:t xml:space="preserve">auses negligible </w:t>
      </w:r>
      <w:r w:rsidR="00415FAF">
        <w:t>error due to</w:t>
      </w:r>
      <w:r w:rsidR="00E06974">
        <w:t xml:space="preserve"> </w:t>
      </w:r>
      <w:r w:rsidR="00B21663">
        <w:t>the</w:t>
      </w:r>
      <w:r w:rsidR="008A7DF2">
        <w:t xml:space="preserve"> </w:t>
      </w:r>
      <w:r w:rsidR="00992BF8">
        <w:t>insignificant</w:t>
      </w:r>
      <w:r w:rsidR="00B21663">
        <w:t xml:space="preserve"> contribution of </w:t>
      </w:r>
      <w:r w:rsidR="005A210D">
        <w:t>the</w:t>
      </w:r>
      <w:r w:rsidR="00B21663">
        <w:t xml:space="preserve"> attractive pressure</w:t>
      </w:r>
      <w:r w:rsidR="005A210D">
        <w:t xml:space="preserve"> </w:t>
      </w:r>
      <w:r w:rsidR="00CF517B">
        <w:t xml:space="preserve">to the PR </w:t>
      </w:r>
      <w:r w:rsidR="003B7F53">
        <w:t>EOS</w:t>
      </w:r>
      <w:r w:rsidR="009359A6">
        <w:t xml:space="preserve">. </w:t>
      </w:r>
      <w:r w:rsidR="00935149">
        <w:t>When the attractive pressure approaches zero, the PR EOS approaches ideal-gas behavior.</w:t>
      </w:r>
    </w:p>
    <w:p w14:paraId="491A9BC7" w14:textId="1CD6EFE5" w:rsidR="009007DE" w:rsidRDefault="009007DE" w:rsidP="00694A65"/>
    <w:p w14:paraId="7CBDEC6B" w14:textId="476C862C" w:rsidR="009007DE" w:rsidRDefault="009007DE" w:rsidP="00694A65">
      <w:r>
        <w:t xml:space="preserve">At subcritical pressure, both alpha functions capture the </w:t>
      </w:r>
      <w:r w:rsidR="00507624">
        <w:t xml:space="preserve">position of the </w:t>
      </w:r>
      <w:r w:rsidR="009D3C01">
        <w:t xml:space="preserve">liquid-gas </w:t>
      </w:r>
      <w:r w:rsidR="00507624">
        <w:t>interface</w:t>
      </w:r>
      <w:r w:rsidR="00594BDC">
        <w:t xml:space="preserve"> </w:t>
      </w:r>
      <w:r w:rsidR="009D3C01">
        <w:t>accurately</w:t>
      </w:r>
      <w:r w:rsidR="0092068A">
        <w:t xml:space="preserve">. </w:t>
      </w:r>
      <w:r w:rsidR="00F61ED9">
        <w:t>T</w:t>
      </w:r>
      <w:r w:rsidR="0092068A">
        <w:t xml:space="preserve">he semi-parametric function provides much better </w:t>
      </w:r>
      <w:r w:rsidR="00EA6C01">
        <w:t xml:space="preserve">density estimation of saturated </w:t>
      </w:r>
      <w:r w:rsidR="00EA6C01">
        <w:lastRenderedPageBreak/>
        <w:t xml:space="preserve">liquid than the Soave function. </w:t>
      </w:r>
      <w:r w:rsidR="00323B84">
        <w:t xml:space="preserve">At supercritical pressure, </w:t>
      </w:r>
      <w:r w:rsidR="00F61ED9">
        <w:t xml:space="preserve">however, the Soave function outperforms </w:t>
      </w:r>
      <w:r w:rsidR="00537778">
        <w:t xml:space="preserve">the semi-parametric function for oxygen </w:t>
      </w:r>
      <w:r w:rsidR="0045012F">
        <w:t xml:space="preserve">in the estimation of </w:t>
      </w:r>
      <w:r w:rsidR="00537778">
        <w:t xml:space="preserve">density </w:t>
      </w:r>
      <w:r w:rsidR="001652AD">
        <w:t>in the transition region</w:t>
      </w:r>
      <w:r w:rsidR="00537778">
        <w:t xml:space="preserve">. </w:t>
      </w:r>
      <w:r w:rsidR="00E36DDC">
        <w:t xml:space="preserve">This may be explained by the </w:t>
      </w:r>
      <w:del w:id="172" w:author="Zhou Arespur" w:date="2022-03-23T12:10:00Z">
        <w:r w:rsidR="00E36DDC" w:rsidDel="00014542">
          <w:rPr>
            <w:rFonts w:hint="eastAsia"/>
          </w:rPr>
          <w:delText>abnormal</w:delText>
        </w:r>
      </w:del>
      <w:ins w:id="173" w:author="Zhou Arespur" w:date="2022-03-23T12:11:00Z">
        <w:r w:rsidR="00014542">
          <w:t>marked</w:t>
        </w:r>
      </w:ins>
      <w:r w:rsidR="00E36DDC">
        <w:t xml:space="preserve"> change of alpha values</w:t>
      </w:r>
      <w:ins w:id="174" w:author="Zhou Arespur" w:date="2022-03-23T12:11:00Z">
        <w:r w:rsidR="00014542">
          <w:t xml:space="preserve"> compared with the training data</w:t>
        </w:r>
      </w:ins>
      <w:ins w:id="175" w:author="Zhou Arespur" w:date="2022-03-23T12:12:00Z">
        <w:r w:rsidR="009A3FA6">
          <w:t xml:space="preserve"> in Fig.6</w:t>
        </w:r>
      </w:ins>
      <w:del w:id="176" w:author="Zhou Arespur" w:date="2022-03-23T12:11:00Z">
        <w:r w:rsidR="00E36DDC" w:rsidDel="00014542">
          <w:delText xml:space="preserve"> </w:delText>
        </w:r>
      </w:del>
      <w:del w:id="177" w:author="Zhou Arespur" w:date="2022-03-23T12:10:00Z">
        <w:r w:rsidR="00E677D0" w:rsidDel="00014542">
          <w:delText xml:space="preserve">in the </w:delText>
        </w:r>
        <w:r w:rsidR="00B4477B" w:rsidDel="00014542">
          <w:delText>zoom</w:delText>
        </w:r>
        <w:r w:rsidR="00AB206A" w:rsidDel="00014542">
          <w:delText>ed</w:delText>
        </w:r>
        <w:r w:rsidR="00B4477B" w:rsidDel="00014542">
          <w:delText>-in view</w:delText>
        </w:r>
        <w:r w:rsidR="00E677D0" w:rsidDel="00014542">
          <w:delText xml:space="preserve"> </w:delText>
        </w:r>
        <w:r w:rsidR="00184E49" w:rsidDel="00014542">
          <w:delText xml:space="preserve">shown in Fig. </w:delText>
        </w:r>
        <w:r w:rsidR="00E412BF" w:rsidDel="00014542">
          <w:delText>6</w:delText>
        </w:r>
      </w:del>
      <w:r w:rsidR="00184E49">
        <w:t xml:space="preserve">. </w:t>
      </w:r>
      <w:del w:id="178" w:author="Zhou Arespur" w:date="2022-03-23T12:12:00Z">
        <w:r w:rsidR="005277E2" w:rsidDel="009A3FA6">
          <w:delText>The uncer</w:delText>
        </w:r>
        <w:r w:rsidR="002B56F9" w:rsidDel="009A3FA6">
          <w:delText>tainty in th</w:delText>
        </w:r>
        <w:r w:rsidR="00EF2064" w:rsidDel="009A3FA6">
          <w:delText xml:space="preserve">is </w:delText>
        </w:r>
        <w:r w:rsidR="002B56F9" w:rsidDel="009A3FA6">
          <w:delText xml:space="preserve">region is </w:delText>
        </w:r>
        <w:r w:rsidR="004B1EB7" w:rsidDel="009A3FA6">
          <w:delText>relatively high.</w:delText>
        </w:r>
        <w:r w:rsidR="008B40F8" w:rsidDel="009A3FA6">
          <w:delText xml:space="preserve"> </w:delText>
        </w:r>
      </w:del>
      <w:del w:id="179" w:author="Zhou Arespur" w:date="2022-03-23T12:13:00Z">
        <w:r w:rsidR="00DF5650" w:rsidDel="009A3FA6">
          <w:delText>A small</w:delText>
        </w:r>
      </w:del>
      <w:ins w:id="180" w:author="Zhou Arespur" w:date="2022-03-23T12:13:00Z">
        <w:r w:rsidR="009A3FA6">
          <w:t xml:space="preserve">The </w:t>
        </w:r>
      </w:ins>
      <w:del w:id="181" w:author="Zhou Arespur" w:date="2022-03-23T12:13:00Z">
        <w:r w:rsidR="00DF5650" w:rsidDel="009A3FA6">
          <w:delText xml:space="preserve"> </w:delText>
        </w:r>
      </w:del>
      <w:r w:rsidR="00DF5650">
        <w:t xml:space="preserve">change in pressure </w:t>
      </w:r>
      <w:del w:id="182" w:author="Zhou Arespur" w:date="2022-03-23T12:13:00Z">
        <w:r w:rsidR="00DF5650" w:rsidDel="009A3FA6">
          <w:delText xml:space="preserve">can </w:delText>
        </w:r>
      </w:del>
      <w:r w:rsidR="00DF5650">
        <w:t>cause a</w:t>
      </w:r>
      <w:ins w:id="183" w:author="Zhou Arespur" w:date="2022-03-23T12:13:00Z">
        <w:r w:rsidR="009A3FA6">
          <w:t xml:space="preserve"> </w:t>
        </w:r>
      </w:ins>
      <w:del w:id="184" w:author="Zhou Arespur" w:date="2022-03-23T12:13:00Z">
        <w:r w:rsidR="00DF5650" w:rsidDel="009A3FA6">
          <w:delText xml:space="preserve"> </w:delText>
        </w:r>
        <w:r w:rsidR="004B1EB7" w:rsidDel="009A3FA6">
          <w:delText xml:space="preserve">large </w:delText>
        </w:r>
      </w:del>
      <w:r w:rsidR="000A79BA">
        <w:t>fluctuation</w:t>
      </w:r>
      <w:r w:rsidR="004B1EB7">
        <w:t xml:space="preserve"> in alpha </w:t>
      </w:r>
      <w:r w:rsidR="00BF5CBA">
        <w:t>and density</w:t>
      </w:r>
      <w:ins w:id="185" w:author="Zhou Arespur" w:date="2022-03-23T12:16:00Z">
        <w:r w:rsidR="009A3FA6">
          <w:t xml:space="preserve">. </w:t>
        </w:r>
      </w:ins>
      <w:ins w:id="186" w:author="Zhou Arespur" w:date="2022-03-23T19:52:00Z">
        <w:r w:rsidR="00587FFB">
          <w:t>Relatively</w:t>
        </w:r>
      </w:ins>
      <w:ins w:id="187" w:author="Zhou Arespur" w:date="2022-03-23T12:16:00Z">
        <w:r w:rsidR="009A3FA6">
          <w:t xml:space="preserve"> large error</w:t>
        </w:r>
      </w:ins>
      <w:ins w:id="188" w:author="Zhou Arespur" w:date="2022-03-23T12:15:00Z">
        <w:r w:rsidR="009A3FA6">
          <w:t xml:space="preserve"> shows up</w:t>
        </w:r>
      </w:ins>
      <w:ins w:id="189" w:author="Zhou Arespur" w:date="2022-03-23T12:16:00Z">
        <w:r w:rsidR="009A3FA6">
          <w:t xml:space="preserve"> when pressure </w:t>
        </w:r>
      </w:ins>
      <w:ins w:id="190" w:author="Zhou Arespur" w:date="2022-03-23T12:17:00Z">
        <w:r w:rsidR="009A3FA6">
          <w:t xml:space="preserve">is much larger than that </w:t>
        </w:r>
      </w:ins>
      <w:ins w:id="191" w:author="Zhou Arespur" w:date="2022-03-23T12:18:00Z">
        <w:r w:rsidR="009A3FA6">
          <w:t>in training data</w:t>
        </w:r>
      </w:ins>
      <w:ins w:id="192" w:author="Zhou Arespur" w:date="2022-03-23T12:08:00Z">
        <w:r w:rsidR="00014542">
          <w:rPr>
            <w:rFonts w:hint="eastAsia"/>
          </w:rPr>
          <w:t>.</w:t>
        </w:r>
        <w:r w:rsidR="00014542">
          <w:t xml:space="preserve"> </w:t>
        </w:r>
      </w:ins>
      <w:del w:id="193" w:author="Zhou Arespur" w:date="2022-03-23T12:08:00Z">
        <w:r w:rsidR="004B1EB7" w:rsidDel="00014542">
          <w:delText xml:space="preserve">. </w:delText>
        </w:r>
      </w:del>
      <w:r w:rsidR="00D63BF9">
        <w:t xml:space="preserve">This </w:t>
      </w:r>
      <w:r w:rsidR="0045012F">
        <w:t xml:space="preserve">suggests </w:t>
      </w:r>
      <w:r w:rsidR="00D63BF9">
        <w:t xml:space="preserve">the </w:t>
      </w:r>
      <w:r w:rsidR="008A709E">
        <w:t xml:space="preserve">impact of pressure </w:t>
      </w:r>
      <w:r w:rsidR="003C2534">
        <w:t>on the accurate estimation of density in the transition region</w:t>
      </w:r>
      <w:r w:rsidR="004A0286">
        <w:t>, which is included in Model 3 and discussed in the next section.</w:t>
      </w:r>
    </w:p>
    <w:p w14:paraId="314D952E" w14:textId="259ECC08" w:rsidR="00AC7273" w:rsidRDefault="00AC7273" w:rsidP="00694A65"/>
    <w:p w14:paraId="0527E550" w14:textId="6CC60936" w:rsidR="006F0D30" w:rsidRDefault="006F0D30" w:rsidP="003D77AF">
      <w:pPr>
        <w:jc w:val="center"/>
      </w:pPr>
      <w:r>
        <w:rPr>
          <w:noProof/>
        </w:rPr>
        <w:drawing>
          <wp:inline distT="0" distB="0" distL="0" distR="0" wp14:anchorId="045C485E" wp14:editId="43BE9C8D">
            <wp:extent cx="2971800" cy="244860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rcRect t="5049" b="5049"/>
                    <a:stretch>
                      <a:fillRect/>
                    </a:stretch>
                  </pic:blipFill>
                  <pic:spPr bwMode="auto">
                    <a:xfrm>
                      <a:off x="0" y="0"/>
                      <a:ext cx="2971800" cy="2448606"/>
                    </a:xfrm>
                    <a:prstGeom prst="rect">
                      <a:avLst/>
                    </a:prstGeom>
                    <a:ln>
                      <a:noFill/>
                    </a:ln>
                    <a:extLst>
                      <a:ext uri="{53640926-AAD7-44D8-BBD7-CCE9431645EC}">
                        <a14:shadowObscured xmlns:a14="http://schemas.microsoft.com/office/drawing/2010/main"/>
                      </a:ext>
                    </a:extLst>
                  </pic:spPr>
                </pic:pic>
              </a:graphicData>
            </a:graphic>
          </wp:inline>
        </w:drawing>
      </w:r>
    </w:p>
    <w:p w14:paraId="4AE41B9F" w14:textId="7F1DBC8E" w:rsidR="004C38E4" w:rsidRPr="0083622D" w:rsidRDefault="004C38E4" w:rsidP="00694A65">
      <w:r w:rsidRPr="0083622D">
        <w:t>Fig</w:t>
      </w:r>
      <w:r w:rsidR="0083622D" w:rsidRPr="0083622D">
        <w:t>.</w:t>
      </w:r>
      <w:r w:rsidRPr="0083622D">
        <w:t xml:space="preserve"> </w:t>
      </w:r>
      <w:r w:rsidR="0083622D" w:rsidRPr="0083622D">
        <w:t>10.</w:t>
      </w:r>
      <w:r w:rsidRPr="0083622D">
        <w:t xml:space="preserve"> </w:t>
      </w:r>
      <w:r w:rsidR="00CC434B" w:rsidRPr="0083622D">
        <w:t>Estimated density of n-</w:t>
      </w:r>
      <w:proofErr w:type="spellStart"/>
      <w:r w:rsidR="00CC434B" w:rsidRPr="0083622D">
        <w:t>decane</w:t>
      </w:r>
      <w:proofErr w:type="spellEnd"/>
      <w:r w:rsidR="00CC434B" w:rsidRPr="0083622D">
        <w:t xml:space="preserve"> using different approaches </w:t>
      </w:r>
      <w:r w:rsidR="00283713">
        <w:t>over</w:t>
      </w:r>
      <w:r w:rsidR="00283713" w:rsidRPr="0083622D">
        <w:t xml:space="preserve"> </w:t>
      </w:r>
      <w:r w:rsidR="00CC434B" w:rsidRPr="0083622D">
        <w:t>wide ranges of temperature and pressure: (1) semi-parametric alpha function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2</m:t>
            </m:r>
          </m:sub>
        </m:sSub>
      </m:oMath>
      <w:r w:rsidR="00CC434B" w:rsidRPr="0083622D">
        <w:t xml:space="preserve">-solid lines); (2) Soave alpha function (dashed lines); and (3) NIST </w:t>
      </w:r>
      <w:r w:rsidR="00760B89" w:rsidRPr="0083622D">
        <w:t>dataset</w:t>
      </w:r>
      <w:r w:rsidR="00DD6F51" w:rsidRPr="0083622D">
        <w:t xml:space="preserve"> (symbols)</w:t>
      </w:r>
    </w:p>
    <w:p w14:paraId="09A1E243" w14:textId="07C25995" w:rsidR="006832E2" w:rsidRDefault="006832E2" w:rsidP="00694A65"/>
    <w:p w14:paraId="69CE7B4F" w14:textId="540D0585" w:rsidR="00E57A8F" w:rsidRDefault="00083CC6" w:rsidP="00694A65">
      <w:r>
        <w:t xml:space="preserve">Figure </w:t>
      </w:r>
      <w:r w:rsidR="008313AA">
        <w:t>10</w:t>
      </w:r>
      <w:r>
        <w:t xml:space="preserve"> present</w:t>
      </w:r>
      <w:r w:rsidR="00AB19C2">
        <w:t>s</w:t>
      </w:r>
      <w:r>
        <w:t xml:space="preserve"> the estimated density of n-</w:t>
      </w:r>
      <w:proofErr w:type="spellStart"/>
      <w:r>
        <w:t>decane</w:t>
      </w:r>
      <w:proofErr w:type="spellEnd"/>
      <w:r>
        <w:t xml:space="preserve"> </w:t>
      </w:r>
      <w:r w:rsidR="00F647BC">
        <w:t xml:space="preserve">using different approaches. Unlike the situation </w:t>
      </w:r>
      <w:r w:rsidR="0045012F">
        <w:t xml:space="preserve">for </w:t>
      </w:r>
      <w:r w:rsidR="00F647BC">
        <w:t>oxygen,</w:t>
      </w:r>
      <w:r w:rsidR="0045012F">
        <w:t xml:space="preserve"> here</w:t>
      </w:r>
      <w:r w:rsidR="00F647BC">
        <w:t xml:space="preserve"> the empirical PR </w:t>
      </w:r>
      <w:r w:rsidR="003B7F53">
        <w:t>EOS</w:t>
      </w:r>
      <w:r w:rsidR="00F647BC">
        <w:t xml:space="preserve"> with the Soave function </w:t>
      </w:r>
      <w:r w:rsidR="006F134D">
        <w:t xml:space="preserve">consistently </w:t>
      </w:r>
      <w:r w:rsidR="00016332">
        <w:t xml:space="preserve">underestimates the density </w:t>
      </w:r>
      <w:r w:rsidR="006F134D">
        <w:t>at all thermodynamic states</w:t>
      </w:r>
      <w:r w:rsidR="0037798B">
        <w:t xml:space="preserve">, except </w:t>
      </w:r>
      <w:r w:rsidR="00FE0CA1">
        <w:t xml:space="preserve">for </w:t>
      </w:r>
      <w:r w:rsidR="000F402D">
        <w:t>the gas-like state</w:t>
      </w:r>
      <w:r w:rsidR="0045012F">
        <w:t>,</w:t>
      </w:r>
      <w:r w:rsidR="000F402D">
        <w:t xml:space="preserve"> at which the </w:t>
      </w:r>
      <w:r w:rsidR="00AD61BC">
        <w:t>density is insensitive to the alpha variation</w:t>
      </w:r>
      <w:r w:rsidR="00FE6128">
        <w:t>.</w:t>
      </w:r>
      <w:r w:rsidR="00D96678">
        <w:t xml:space="preserve"> The </w:t>
      </w:r>
      <w:r w:rsidR="00264801">
        <w:t xml:space="preserve">modified PR </w:t>
      </w:r>
      <w:r w:rsidR="003B7F53">
        <w:t>EOS</w:t>
      </w:r>
      <w:r w:rsidR="00D96678">
        <w:t xml:space="preserve"> with the semi-parametric alpha </w:t>
      </w:r>
      <w:r w:rsidR="00D96678">
        <w:lastRenderedPageBreak/>
        <w:t xml:space="preserve">function improves </w:t>
      </w:r>
      <w:r w:rsidR="001B3E34">
        <w:t xml:space="preserve">the </w:t>
      </w:r>
      <w:r w:rsidR="00B533EB">
        <w:t xml:space="preserve">density prediction </w:t>
      </w:r>
      <w:del w:id="194" w:author="Zhou Arespur" w:date="2022-03-23T12:28:00Z">
        <w:r w:rsidR="0002598D" w:rsidDel="003F1533">
          <w:delText xml:space="preserve">throughout </w:delText>
        </w:r>
        <w:r w:rsidR="0045012F" w:rsidDel="003F1533">
          <w:delText>all of the</w:delText>
        </w:r>
      </w:del>
      <w:ins w:id="195" w:author="Zhou Arespur" w:date="2022-03-23T12:28:00Z">
        <w:r w:rsidR="003F1533">
          <w:t>in some</w:t>
        </w:r>
      </w:ins>
      <w:r w:rsidR="0045012F">
        <w:t xml:space="preserve"> </w:t>
      </w:r>
      <w:r w:rsidR="00AF0071">
        <w:t xml:space="preserve">thermodynamic regimes. </w:t>
      </w:r>
      <w:r w:rsidR="0045012F">
        <w:t xml:space="preserve">The most </w:t>
      </w:r>
      <w:r w:rsidR="00AB19C2">
        <w:t>substantial</w:t>
      </w:r>
      <w:r w:rsidR="00227057">
        <w:t xml:space="preserve"> </w:t>
      </w:r>
      <w:r w:rsidR="0045012F">
        <w:t xml:space="preserve">improvement </w:t>
      </w:r>
      <w:r w:rsidR="00227057">
        <w:t xml:space="preserve">occurs at the compressed-liquid state, while </w:t>
      </w:r>
      <w:ins w:id="196" w:author="Zhou Arespur" w:date="2022-03-23T12:22:00Z">
        <w:r w:rsidR="0084431C">
          <w:t xml:space="preserve">almost </w:t>
        </w:r>
      </w:ins>
      <w:del w:id="197" w:author="Zhou Arespur" w:date="2022-03-23T12:22:00Z">
        <w:r w:rsidR="00227057" w:rsidDel="0084431C">
          <w:delText xml:space="preserve">only </w:delText>
        </w:r>
        <w:r w:rsidR="00D64A9A" w:rsidDel="0084431C">
          <w:delText>limited</w:delText>
        </w:r>
      </w:del>
      <w:ins w:id="198" w:author="Zhou Arespur" w:date="2022-03-23T12:22:00Z">
        <w:r w:rsidR="0084431C">
          <w:t>no</w:t>
        </w:r>
      </w:ins>
      <w:r w:rsidR="00D64A9A">
        <w:t xml:space="preserve"> improvement </w:t>
      </w:r>
      <w:r w:rsidR="000E738E">
        <w:t>is achieved in the liquid-to-supercritical transition region</w:t>
      </w:r>
      <w:ins w:id="199" w:author="Zhou Arespur" w:date="2022-03-23T12:29:00Z">
        <w:r w:rsidR="003F1533">
          <w:t>, which is similar to oxygen</w:t>
        </w:r>
      </w:ins>
      <w:r w:rsidR="000E738E">
        <w:t xml:space="preserve">. </w:t>
      </w:r>
    </w:p>
    <w:p w14:paraId="49017A9B" w14:textId="77777777" w:rsidR="00DC2EA1" w:rsidRDefault="00DC2EA1" w:rsidP="003D77AF">
      <w:pPr>
        <w:jc w:val="center"/>
      </w:pPr>
      <w:r>
        <w:rPr>
          <w:noProof/>
        </w:rPr>
        <w:drawing>
          <wp:inline distT="0" distB="0" distL="0" distR="0" wp14:anchorId="40D697AF" wp14:editId="4F9AA131">
            <wp:extent cx="2971800" cy="24050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rcRect t="5848" b="5848"/>
                    <a:stretch>
                      <a:fillRect/>
                    </a:stretch>
                  </pic:blipFill>
                  <pic:spPr bwMode="auto">
                    <a:xfrm>
                      <a:off x="0" y="0"/>
                      <a:ext cx="2971800" cy="2405087"/>
                    </a:xfrm>
                    <a:prstGeom prst="rect">
                      <a:avLst/>
                    </a:prstGeom>
                    <a:ln>
                      <a:noFill/>
                    </a:ln>
                    <a:extLst>
                      <a:ext uri="{53640926-AAD7-44D8-BBD7-CCE9431645EC}">
                        <a14:shadowObscured xmlns:a14="http://schemas.microsoft.com/office/drawing/2010/main"/>
                      </a:ext>
                    </a:extLst>
                  </pic:spPr>
                </pic:pic>
              </a:graphicData>
            </a:graphic>
          </wp:inline>
        </w:drawing>
      </w:r>
    </w:p>
    <w:p w14:paraId="58C9628D" w14:textId="2E8095C7" w:rsidR="00DC2EA1" w:rsidRPr="00E37593" w:rsidRDefault="00DC2EA1" w:rsidP="00694A65">
      <w:r w:rsidRPr="00E37593">
        <w:t xml:space="preserve">Fig. 11. Estimated density of carbon dioxide using different approaches </w:t>
      </w:r>
      <w:r w:rsidR="0045012F">
        <w:t>over</w:t>
      </w:r>
      <w:r w:rsidR="0045012F" w:rsidRPr="00E37593">
        <w:t xml:space="preserve"> </w:t>
      </w:r>
      <w:r w:rsidRPr="00E37593">
        <w:t>wide ranges of temperature and pressure: (1) semi-parametric alpha function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2</m:t>
            </m:r>
          </m:sub>
        </m:sSub>
      </m:oMath>
      <w:r w:rsidRPr="00E37593">
        <w:t>-solid lines); (2) Soave alpha function (dashed lines); and (3) NIST dataset (symbols)</w:t>
      </w:r>
    </w:p>
    <w:p w14:paraId="68E18360" w14:textId="77777777" w:rsidR="00E57A8F" w:rsidRDefault="00E57A8F" w:rsidP="00694A65"/>
    <w:p w14:paraId="21AA5940" w14:textId="7CC88BE5" w:rsidR="00EE5276" w:rsidRDefault="00A00D74" w:rsidP="00694A65">
      <w:r>
        <w:t>Figure 1</w:t>
      </w:r>
      <w:r w:rsidR="00A70EBB">
        <w:t>1</w:t>
      </w:r>
      <w:r>
        <w:t xml:space="preserve"> shows the estimated density of carbon dioxide using different approaches</w:t>
      </w:r>
      <w:r w:rsidR="000D7AF2">
        <w:t xml:space="preserve">. </w:t>
      </w:r>
      <w:r w:rsidR="00D70BFC">
        <w:t xml:space="preserve">The empirical PR </w:t>
      </w:r>
      <w:r w:rsidR="003B7F53">
        <w:t>EOS</w:t>
      </w:r>
      <w:r w:rsidR="00D70BFC">
        <w:t xml:space="preserve"> first underpredicts the density at compressed</w:t>
      </w:r>
      <w:r w:rsidR="008E6AEC">
        <w:t>-</w:t>
      </w:r>
      <w:r w:rsidR="00D70BFC">
        <w:t>liquid state</w:t>
      </w:r>
      <w:r w:rsidR="008E6AEC">
        <w:t xml:space="preserve">, and then over-predicts the density in the transition region </w:t>
      </w:r>
      <w:r w:rsidR="00455B0D">
        <w:t xml:space="preserve">at supercritical pressure </w:t>
      </w:r>
      <w:r w:rsidR="008E6AEC">
        <w:t>(</w:t>
      </w:r>
      <m:oMath>
        <m:r>
          <w:rPr>
            <w:rFonts w:ascii="Cambria Math" w:hAnsi="Cambria Math"/>
          </w:rPr>
          <m:t>P</m:t>
        </m:r>
      </m:oMath>
      <w:r w:rsidR="00954529">
        <w:t>=8 MPa, 10 MPa</w:t>
      </w:r>
      <w:r w:rsidR="008E6AEC">
        <w:t xml:space="preserve">). </w:t>
      </w:r>
      <w:r w:rsidR="00770D09">
        <w:t xml:space="preserve">The </w:t>
      </w:r>
      <w:r w:rsidR="00493F1A">
        <w:t xml:space="preserve">density predicted by the </w:t>
      </w:r>
      <w:r w:rsidR="00264801">
        <w:t>modified PR</w:t>
      </w:r>
      <w:r w:rsidR="00770D09">
        <w:t xml:space="preserve"> </w:t>
      </w:r>
      <w:r w:rsidR="003B7F53">
        <w:t>EOS</w:t>
      </w:r>
      <w:r w:rsidR="00F971A6">
        <w:t xml:space="preserve"> </w:t>
      </w:r>
      <w:r w:rsidR="00493F1A">
        <w:t xml:space="preserve">matches the NIST </w:t>
      </w:r>
      <w:r w:rsidR="00935207">
        <w:t>result</w:t>
      </w:r>
      <w:r w:rsidR="00493F1A">
        <w:t xml:space="preserve"> </w:t>
      </w:r>
      <w:del w:id="200" w:author="Zhou Arespur" w:date="2022-03-23T12:31:00Z">
        <w:r w:rsidR="00493F1A" w:rsidDel="00FF2003">
          <w:delText>very well</w:delText>
        </w:r>
      </w:del>
      <w:ins w:id="201" w:author="Zhou Arespur" w:date="2022-03-23T12:31:00Z">
        <w:r w:rsidR="00FF2003">
          <w:t>relatively well</w:t>
        </w:r>
      </w:ins>
      <w:r w:rsidR="00935207">
        <w:t xml:space="preserve"> </w:t>
      </w:r>
      <w:r w:rsidR="00D823E3">
        <w:t xml:space="preserve">for </w:t>
      </w:r>
      <w:r w:rsidR="00935207">
        <w:t>all thermodynamic states of carbon dioxide.</w:t>
      </w:r>
      <w:r w:rsidR="0037141C">
        <w:t xml:space="preserve"> </w:t>
      </w:r>
      <w:r w:rsidR="00B04979">
        <w:t xml:space="preserve">Such </w:t>
      </w:r>
      <w:r w:rsidR="00FB7820">
        <w:t>excellent performance for carbon dioxide may be explained by the approximately linear trend</w:t>
      </w:r>
      <w:r w:rsidR="008F17D6">
        <w:t xml:space="preserve"> of alpha </w:t>
      </w:r>
      <w:r w:rsidR="00E016E8">
        <w:t>embedded in the observation</w:t>
      </w:r>
      <w:r w:rsidR="0037141C">
        <w:t>al data</w:t>
      </w:r>
      <w:r w:rsidR="00E016E8">
        <w:t xml:space="preserve"> and </w:t>
      </w:r>
      <w:r w:rsidR="00E57A8F">
        <w:t xml:space="preserve">the </w:t>
      </w:r>
      <w:r w:rsidR="00E016E8">
        <w:t xml:space="preserve">resulting </w:t>
      </w:r>
      <w:r w:rsidR="00D823E3">
        <w:t xml:space="preserve">relatively </w:t>
      </w:r>
      <w:r w:rsidR="00E016E8">
        <w:t>smaller adjustment by the model bias</w:t>
      </w:r>
      <w:r w:rsidR="00D823E3">
        <w:t>.</w:t>
      </w:r>
      <w:r w:rsidR="00280324">
        <w:t xml:space="preserve"> </w:t>
      </w:r>
    </w:p>
    <w:p w14:paraId="4DE06274" w14:textId="415D6DD3" w:rsidR="00FE4BF5" w:rsidRDefault="00FE4BF5" w:rsidP="00694A65"/>
    <w:p w14:paraId="384B0ECB" w14:textId="3283651A" w:rsidR="00A33BCE" w:rsidRDefault="00A33BCE" w:rsidP="00694A65"/>
    <w:p w14:paraId="75CA6ABD" w14:textId="77777777" w:rsidR="00A33BCE" w:rsidRDefault="00A33BCE" w:rsidP="00694A65"/>
    <w:p w14:paraId="6BE07F19" w14:textId="4168EA85" w:rsidR="00B01DAC" w:rsidRDefault="00B01DAC" w:rsidP="00694A65">
      <w:pPr>
        <w:pStyle w:val="a"/>
      </w:pPr>
      <w:r>
        <w:t>Performance of Model 3</w:t>
      </w:r>
    </w:p>
    <w:p w14:paraId="0A0CCED5" w14:textId="0D96F82D" w:rsidR="0053552C" w:rsidDel="008404D1" w:rsidRDefault="002A55E3" w:rsidP="00694A65">
      <w:pPr>
        <w:rPr>
          <w:del w:id="202" w:author="Zhou Arespur" w:date="2022-03-23T16:03:00Z"/>
        </w:rPr>
      </w:pPr>
      <w:r>
        <w:t xml:space="preserve">The </w:t>
      </w:r>
      <w:r w:rsidR="00A7450B">
        <w:t xml:space="preserve">semi-parametric </w:t>
      </w:r>
      <w:r>
        <w:t>alpha function developed using Model 2</w:t>
      </w:r>
      <w:r w:rsidR="007772EF">
        <w:t xml:space="preserve"> </w:t>
      </w:r>
      <w:r w:rsidR="00332080">
        <w:t>shows</w:t>
      </w:r>
      <w:r w:rsidR="006B1261">
        <w:t xml:space="preserve"> p</w:t>
      </w:r>
      <w:r w:rsidR="002C575E">
        <w:t xml:space="preserve">oor </w:t>
      </w:r>
      <w:r w:rsidR="00816950">
        <w:t xml:space="preserve">density </w:t>
      </w:r>
      <w:r w:rsidR="002C575E">
        <w:t xml:space="preserve">prediction </w:t>
      </w:r>
      <w:r w:rsidR="00816950">
        <w:t xml:space="preserve">at supercritical pressure, especially in the </w:t>
      </w:r>
      <w:r w:rsidR="005432EA">
        <w:t xml:space="preserve">liquid-to-supercritical </w:t>
      </w:r>
      <w:r w:rsidR="00816950">
        <w:t>transition region</w:t>
      </w:r>
      <w:r w:rsidR="005432EA">
        <w:t xml:space="preserve">, due to the high sensitivity of alpha </w:t>
      </w:r>
      <w:r w:rsidR="00402214">
        <w:t>to pressure</w:t>
      </w:r>
      <w:r w:rsidR="00816950">
        <w:t xml:space="preserve">. </w:t>
      </w:r>
      <w:r w:rsidR="00402214">
        <w:t xml:space="preserve">A new semi-parametric alpha function is </w:t>
      </w:r>
      <w:r w:rsidR="00332080">
        <w:t xml:space="preserve">therefore </w:t>
      </w:r>
      <w:r w:rsidR="00402214">
        <w:t>calibrated</w:t>
      </w:r>
      <w:r w:rsidR="0031539D">
        <w:t xml:space="preserve"> using Model 3 with three calibration parameters. Figures 1</w:t>
      </w:r>
      <w:r w:rsidR="00E06AAB">
        <w:t>2</w:t>
      </w:r>
      <w:r w:rsidR="0031539D">
        <w:t>-1</w:t>
      </w:r>
      <w:r w:rsidR="00E06AAB">
        <w:t>4</w:t>
      </w:r>
      <w:r w:rsidR="0031539D">
        <w:t xml:space="preserve"> show the comparison of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3</m:t>
            </m:r>
          </m:sub>
        </m:sSub>
      </m:oMath>
      <w:r w:rsidR="000512A2">
        <w:t xml:space="preserve"> and </w:t>
      </w:r>
      <w:r w:rsidR="00B61F7D">
        <w:t xml:space="preserve">the NIST counterpart for the three substances. </w:t>
      </w:r>
      <w:r w:rsidR="00095B17">
        <w:t xml:space="preserve">The </w:t>
      </w:r>
      <w:r w:rsidR="00FA20E7">
        <w:t>two</w:t>
      </w:r>
      <w:r w:rsidR="00A67B11">
        <w:t>-</w:t>
      </w:r>
      <w:r w:rsidR="00FA20E7">
        <w:t>dimensional contour</w:t>
      </w:r>
      <w:r w:rsidR="00CE5124">
        <w:t>s</w:t>
      </w:r>
      <w:r w:rsidR="00FA20E7">
        <w:t xml:space="preserve"> of alpha </w:t>
      </w:r>
      <w:r w:rsidR="00752E49">
        <w:t>present</w:t>
      </w:r>
      <w:r w:rsidR="00FA20E7">
        <w:t xml:space="preserve"> the </w:t>
      </w:r>
      <w:r w:rsidR="00332080">
        <w:t xml:space="preserve">influence of </w:t>
      </w:r>
      <w:r w:rsidR="008A0AF2">
        <w:t xml:space="preserve">pressure in the vicinity of </w:t>
      </w:r>
      <w:r w:rsidR="00A67B11">
        <w:t>critical temperature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A67B11">
        <w:t>=1)</w:t>
      </w:r>
      <w:r w:rsidR="00CE5124">
        <w:t xml:space="preserve"> for all substances</w:t>
      </w:r>
      <w:r w:rsidR="00301A65">
        <w:t xml:space="preserve">. The iso-contours of alpha </w:t>
      </w:r>
      <w:r w:rsidR="00724CE1">
        <w:t xml:space="preserve">lean </w:t>
      </w:r>
      <w:r w:rsidR="00F3622D">
        <w:t>to the right with increasing pressure</w:t>
      </w:r>
      <w:r w:rsidR="00332080">
        <w:t>, so i</w:t>
      </w:r>
      <w:r w:rsidR="00AF1FD1">
        <w:t xml:space="preserve">t is necessary to consider </w:t>
      </w:r>
      <w:r w:rsidR="00332080">
        <w:t xml:space="preserve">this </w:t>
      </w:r>
      <w:r w:rsidR="00AF1FD1">
        <w:t xml:space="preserve">pressure effect to correctly capture </w:t>
      </w:r>
      <w:r w:rsidR="00F3084E">
        <w:t xml:space="preserve">the alpha variation in the near-critical </w:t>
      </w:r>
      <w:r w:rsidR="004178B6">
        <w:t xml:space="preserve">temperature </w:t>
      </w:r>
      <w:r w:rsidR="00F3084E">
        <w:t xml:space="preserve">region. </w:t>
      </w:r>
      <w:r w:rsidR="00332080">
        <w:t>V</w:t>
      </w:r>
      <w:r w:rsidR="0053552C">
        <w:t xml:space="preserve">isual comparison </w:t>
      </w:r>
      <w:r w:rsidR="00A31DF3">
        <w:t>of</w:t>
      </w:r>
      <w:r w:rsidR="0053552C">
        <w:t xml:space="preserve"> </w:t>
      </w:r>
      <w:r w:rsidR="00A31DF3">
        <w:t>alpha distributions</w:t>
      </w:r>
      <w:r w:rsidR="00332080">
        <w:t xml:space="preserve"> shows that </w:t>
      </w:r>
      <w:r w:rsidR="009F0174">
        <w:t xml:space="preserve">the semi-parametric alpha function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3</m:t>
            </m:r>
          </m:sub>
        </m:sSub>
      </m:oMath>
      <w:r w:rsidR="00BF47FC">
        <w:t xml:space="preserve"> </w:t>
      </w:r>
      <w:r w:rsidR="00B024FA">
        <w:t xml:space="preserve">faithfully emulates the NIST </w:t>
      </w:r>
      <w:r w:rsidR="00977EB0">
        <w:t>c</w:t>
      </w:r>
      <w:r w:rsidR="00A00C53">
        <w:t>ounterpart throughout the pressure-temperature space</w:t>
      </w:r>
      <w:r w:rsidR="00B024FA">
        <w:t xml:space="preserve">. </w:t>
      </w:r>
    </w:p>
    <w:p w14:paraId="64DA08A2" w14:textId="77777777" w:rsidR="00772A49" w:rsidRPr="00B01DAC" w:rsidDel="008404D1" w:rsidRDefault="00772A49" w:rsidP="00694A65">
      <w:pPr>
        <w:rPr>
          <w:del w:id="203" w:author="Zhou Arespur" w:date="2022-03-23T16:03:00Z"/>
        </w:rPr>
      </w:pPr>
    </w:p>
    <w:p w14:paraId="3AE570B1" w14:textId="6CC65712" w:rsidR="00153E5B" w:rsidRDefault="00153E5B" w:rsidP="008404D1">
      <w:pPr>
        <w:pPrChange w:id="204" w:author="Zhou Arespur" w:date="2022-03-23T16:03:00Z">
          <w:pPr/>
        </w:pPrChange>
      </w:pPr>
    </w:p>
    <w:p w14:paraId="594E59AE" w14:textId="633B8551" w:rsidR="00AD64D8" w:rsidRDefault="008221AC" w:rsidP="003D77AF">
      <w:pPr>
        <w:jc w:val="center"/>
      </w:pPr>
      <w:r>
        <w:rPr>
          <w:noProof/>
        </w:rPr>
        <w:drawing>
          <wp:inline distT="0" distB="0" distL="0" distR="0" wp14:anchorId="7D766258" wp14:editId="388837F2">
            <wp:extent cx="5029200" cy="25349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rcRect t="5195" b="5195"/>
                    <a:stretch>
                      <a:fillRect/>
                    </a:stretch>
                  </pic:blipFill>
                  <pic:spPr bwMode="auto">
                    <a:xfrm>
                      <a:off x="0" y="0"/>
                      <a:ext cx="5029200" cy="2534983"/>
                    </a:xfrm>
                    <a:prstGeom prst="rect">
                      <a:avLst/>
                    </a:prstGeom>
                    <a:ln>
                      <a:noFill/>
                    </a:ln>
                    <a:extLst>
                      <a:ext uri="{53640926-AAD7-44D8-BBD7-CCE9431645EC}">
                        <a14:shadowObscured xmlns:a14="http://schemas.microsoft.com/office/drawing/2010/main"/>
                      </a:ext>
                    </a:extLst>
                  </pic:spPr>
                </pic:pic>
              </a:graphicData>
            </a:graphic>
          </wp:inline>
        </w:drawing>
      </w:r>
    </w:p>
    <w:p w14:paraId="473E91EE" w14:textId="51E20494" w:rsidR="00B01DAC" w:rsidRPr="00392810" w:rsidRDefault="00B01DAC" w:rsidP="00694A65">
      <w:r w:rsidRPr="00392810">
        <w:t>Fig</w:t>
      </w:r>
      <w:r w:rsidR="00392810" w:rsidRPr="00392810">
        <w:t>.</w:t>
      </w:r>
      <w:r w:rsidRPr="00392810">
        <w:t xml:space="preserve"> 1</w:t>
      </w:r>
      <w:r w:rsidR="00392810" w:rsidRPr="00392810">
        <w:t>2.</w:t>
      </w:r>
      <w:r w:rsidRPr="00392810">
        <w:t xml:space="preserve"> </w:t>
      </w:r>
      <w:r w:rsidR="00332080">
        <w:t>O</w:t>
      </w:r>
      <w:r w:rsidR="00A2395E" w:rsidRPr="00392810">
        <w:t xml:space="preserve">xygen </w:t>
      </w:r>
      <w:r w:rsidR="00701476" w:rsidRPr="00392810">
        <w:t>alpha distrib</w:t>
      </w:r>
      <w:r w:rsidR="005F5277" w:rsidRPr="00392810">
        <w:t>ut</w:t>
      </w:r>
      <w:r w:rsidR="00701476" w:rsidRPr="00392810">
        <w:t>ion</w:t>
      </w:r>
      <w:r w:rsidR="00332080">
        <w:t>s</w:t>
      </w:r>
      <w:r w:rsidR="005F5277" w:rsidRPr="00392810">
        <w:t xml:space="preserve"> in pressure-temperat</w:t>
      </w:r>
      <w:r w:rsidR="00A2395E" w:rsidRPr="00392810">
        <w:t>u</w:t>
      </w:r>
      <w:r w:rsidR="005F5277" w:rsidRPr="00392810">
        <w:t>re space</w:t>
      </w:r>
      <w:r w:rsidR="00332080">
        <w:t>; comparison of</w:t>
      </w:r>
      <w:r w:rsidR="00A31DF3" w:rsidRPr="00392810">
        <w:t xml:space="preserve"> NIST result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3</m:t>
            </m:r>
          </m:sub>
        </m:sSub>
      </m:oMath>
      <w:r w:rsidR="00E561D8" w:rsidRPr="00392810">
        <w:t xml:space="preserve"> </w:t>
      </w:r>
      <w:r w:rsidR="00322995" w:rsidRPr="00392810">
        <w:t xml:space="preserve">with </w:t>
      </w:r>
      <w:r w:rsidR="003C3AA7" w:rsidRPr="00392810">
        <w:t>calibrated parameter</w:t>
      </w:r>
      <w:r w:rsidR="00322995" w:rsidRPr="00392810">
        <w:t>s</w:t>
      </w:r>
      <w:r w:rsidR="00E561D8" w:rsidRPr="00392810">
        <w:t>:</w:t>
      </w:r>
      <w:r w:rsidR="003C3AA7" w:rsidRPr="00392810">
        <w:t xml:space="preserve"> </w:t>
      </w:r>
      <w:r w:rsidR="00AF2B5C" w:rsidRPr="00392810">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(3)</m:t>
            </m:r>
          </m:sup>
        </m:sSubSup>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3</m:t>
            </m:r>
          </m:sub>
          <m:sup>
            <m:r>
              <w:rPr>
                <w:rFonts w:ascii="Cambria Math" w:hAnsi="Cambria Math"/>
              </w:rPr>
              <m:t>(3)</m:t>
            </m:r>
          </m:sup>
        </m:sSubSup>
      </m:oMath>
      <w:r w:rsidR="00AF2B5C" w:rsidRPr="00392810">
        <w:rPr>
          <w:rFonts w:hint="eastAsia"/>
        </w:rPr>
        <w:t>)=</w:t>
      </w:r>
      <w:r w:rsidR="00F77BCD" w:rsidRPr="00392810">
        <w:t>(1.</w:t>
      </w:r>
      <w:del w:id="205" w:author="Zhou Arespur" w:date="2022-03-23T15:09:00Z">
        <w:r w:rsidR="00F77BCD" w:rsidRPr="00392810" w:rsidDel="0093482B">
          <w:delText>0900</w:delText>
        </w:r>
      </w:del>
      <w:ins w:id="206" w:author="Zhou Arespur" w:date="2022-03-23T15:09:00Z">
        <w:r w:rsidR="0093482B" w:rsidRPr="00392810">
          <w:t>0</w:t>
        </w:r>
      </w:ins>
      <w:ins w:id="207" w:author="Zhou Arespur" w:date="2022-03-23T15:36:00Z">
        <w:r w:rsidR="00AF74CD">
          <w:t>40</w:t>
        </w:r>
      </w:ins>
      <w:r w:rsidR="00F77BCD" w:rsidRPr="00392810">
        <w:t>, -0.</w:t>
      </w:r>
      <w:del w:id="208" w:author="Zhou Arespur" w:date="2022-03-23T15:09:00Z">
        <w:r w:rsidR="00F77BCD" w:rsidRPr="00392810" w:rsidDel="0093482B">
          <w:delText>2416</w:delText>
        </w:r>
      </w:del>
      <w:ins w:id="209" w:author="Zhou Arespur" w:date="2022-03-23T15:09:00Z">
        <w:r w:rsidR="0093482B" w:rsidRPr="00392810">
          <w:t>2</w:t>
        </w:r>
      </w:ins>
      <w:ins w:id="210" w:author="Zhou Arespur" w:date="2022-03-23T15:36:00Z">
        <w:r w:rsidR="00AF74CD">
          <w:t>14</w:t>
        </w:r>
      </w:ins>
      <w:r w:rsidR="00F77BCD" w:rsidRPr="00392810">
        <w:t xml:space="preserve">, </w:t>
      </w:r>
      <w:ins w:id="211" w:author="Zhou Arespur" w:date="2022-03-23T15:36:00Z">
        <w:r w:rsidR="00AF74CD">
          <w:t>0.080</w:t>
        </w:r>
      </w:ins>
      <w:del w:id="212" w:author="Zhou Arespur" w:date="2022-03-23T15:36:00Z">
        <w:r w:rsidR="00F77BCD" w:rsidRPr="00392810" w:rsidDel="00AF74CD">
          <w:delText>0.0</w:delText>
        </w:r>
      </w:del>
      <w:del w:id="213" w:author="Zhou Arespur" w:date="2022-03-23T15:09:00Z">
        <w:r w:rsidR="00F77BCD" w:rsidRPr="00392810" w:rsidDel="0093482B">
          <w:delText>1143</w:delText>
        </w:r>
      </w:del>
      <w:r w:rsidR="00F77BCD" w:rsidRPr="00392810">
        <w:t>)</w:t>
      </w:r>
    </w:p>
    <w:p w14:paraId="6975D747" w14:textId="4DF2C535" w:rsidR="00AB0FAA" w:rsidRDefault="00AB0FAA" w:rsidP="00694A65"/>
    <w:p w14:paraId="0013A83F" w14:textId="6E617A11" w:rsidR="003412E8" w:rsidRDefault="003412E8" w:rsidP="003D77AF">
      <w:pPr>
        <w:jc w:val="center"/>
      </w:pPr>
      <w:r>
        <w:rPr>
          <w:noProof/>
        </w:rPr>
        <w:lastRenderedPageBreak/>
        <w:drawing>
          <wp:inline distT="0" distB="0" distL="0" distR="0" wp14:anchorId="2C94C1C2" wp14:editId="7EE7C0B9">
            <wp:extent cx="5029200" cy="25238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rcRect t="5392" b="5392"/>
                    <a:stretch>
                      <a:fillRect/>
                    </a:stretch>
                  </pic:blipFill>
                  <pic:spPr bwMode="auto">
                    <a:xfrm>
                      <a:off x="0" y="0"/>
                      <a:ext cx="5029200" cy="2523851"/>
                    </a:xfrm>
                    <a:prstGeom prst="rect">
                      <a:avLst/>
                    </a:prstGeom>
                    <a:ln>
                      <a:noFill/>
                    </a:ln>
                    <a:extLst>
                      <a:ext uri="{53640926-AAD7-44D8-BBD7-CCE9431645EC}">
                        <a14:shadowObscured xmlns:a14="http://schemas.microsoft.com/office/drawing/2010/main"/>
                      </a:ext>
                    </a:extLst>
                  </pic:spPr>
                </pic:pic>
              </a:graphicData>
            </a:graphic>
          </wp:inline>
        </w:drawing>
      </w:r>
    </w:p>
    <w:p w14:paraId="0C661599" w14:textId="521A19D8" w:rsidR="00A2395E" w:rsidRPr="00392810" w:rsidRDefault="00A2395E" w:rsidP="00694A65">
      <w:r w:rsidRPr="00392810">
        <w:t>Fig</w:t>
      </w:r>
      <w:r w:rsidR="00392810" w:rsidRPr="00392810">
        <w:t>.</w:t>
      </w:r>
      <w:r w:rsidRPr="00392810">
        <w:t xml:space="preserve"> 1</w:t>
      </w:r>
      <w:r w:rsidR="00392810">
        <w:t>3</w:t>
      </w:r>
      <w:r w:rsidR="00392810" w:rsidRPr="00392810">
        <w:t>.</w:t>
      </w:r>
      <w:r w:rsidRPr="00392810">
        <w:t xml:space="preserve"> </w:t>
      </w:r>
      <w:r w:rsidR="00332080">
        <w:t>N</w:t>
      </w:r>
      <w:r w:rsidR="00B863BA" w:rsidRPr="00392810">
        <w:t>-</w:t>
      </w:r>
      <w:proofErr w:type="spellStart"/>
      <w:r w:rsidR="00B863BA" w:rsidRPr="00392810">
        <w:t>decane</w:t>
      </w:r>
      <w:proofErr w:type="spellEnd"/>
      <w:r w:rsidRPr="00392810">
        <w:t xml:space="preserve"> alpha distribution in pressure-temperature space</w:t>
      </w:r>
      <w:r w:rsidR="00332080">
        <w:t>; comparison of</w:t>
      </w:r>
      <w:r w:rsidR="00F24FEC" w:rsidRPr="00392810">
        <w:t xml:space="preserve"> NIST result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3</m:t>
            </m:r>
          </m:sub>
        </m:sSub>
      </m:oMath>
      <w:r w:rsidR="00E561D8" w:rsidRPr="00392810">
        <w:t xml:space="preserve"> with calibrated parameters</w:t>
      </w:r>
      <w:r w:rsidR="000E217B" w:rsidRPr="00392810">
        <w:t>: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(3)</m:t>
            </m:r>
          </m:sup>
        </m:sSubSup>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3</m:t>
            </m:r>
          </m:sub>
          <m:sup>
            <m:r>
              <w:rPr>
                <w:rFonts w:ascii="Cambria Math" w:hAnsi="Cambria Math"/>
              </w:rPr>
              <m:t>(3)</m:t>
            </m:r>
          </m:sup>
        </m:sSubSup>
      </m:oMath>
      <w:r w:rsidR="000E217B" w:rsidRPr="00392810">
        <w:rPr>
          <w:rFonts w:hint="eastAsia"/>
        </w:rPr>
        <w:t>)=</w:t>
      </w:r>
      <w:r w:rsidR="000E217B" w:rsidRPr="00392810">
        <w:t>(</w:t>
      </w:r>
      <w:del w:id="214" w:author="Zhou Arespur" w:date="2022-03-23T15:37:00Z">
        <w:r w:rsidR="00E11A54" w:rsidRPr="00392810" w:rsidDel="00AF74CD">
          <w:delText>0.6910,</w:delText>
        </w:r>
      </w:del>
      <w:ins w:id="215" w:author="Zhou Arespur" w:date="2022-03-23T15:37:00Z">
        <w:r w:rsidR="00AF74CD">
          <w:t>4.086</w:t>
        </w:r>
        <w:r w:rsidR="00AF74CD">
          <w:rPr>
            <w:rFonts w:hint="eastAsia"/>
          </w:rPr>
          <w:t>,</w:t>
        </w:r>
      </w:ins>
      <w:r w:rsidR="00E11A54" w:rsidRPr="00392810">
        <w:t xml:space="preserve"> </w:t>
      </w:r>
      <w:del w:id="216" w:author="Zhou Arespur" w:date="2022-03-23T15:37:00Z">
        <w:r w:rsidR="00E11A54" w:rsidRPr="00392810" w:rsidDel="000F5669">
          <w:delText>0.1377</w:delText>
        </w:r>
      </w:del>
      <w:ins w:id="217" w:author="Zhou Arespur" w:date="2022-03-23T15:37:00Z">
        <w:r w:rsidR="000F5669">
          <w:t>-2.564</w:t>
        </w:r>
      </w:ins>
      <w:r w:rsidR="00E11A54" w:rsidRPr="00392810">
        <w:t>, 0.</w:t>
      </w:r>
      <w:del w:id="218" w:author="Zhou Arespur" w:date="2022-03-23T15:37:00Z">
        <w:r w:rsidR="00E11A54" w:rsidRPr="00392810" w:rsidDel="000F5669">
          <w:delText>1492</w:delText>
        </w:r>
      </w:del>
      <w:ins w:id="219" w:author="Zhou Arespur" w:date="2022-03-23T15:37:00Z">
        <w:r w:rsidR="000F5669" w:rsidRPr="00392810">
          <w:t>1</w:t>
        </w:r>
        <w:r w:rsidR="000F5669">
          <w:t>10</w:t>
        </w:r>
      </w:ins>
      <w:r w:rsidR="000E217B" w:rsidRPr="00392810">
        <w:t>)</w:t>
      </w:r>
    </w:p>
    <w:p w14:paraId="05B42949" w14:textId="75846981" w:rsidR="001E0753" w:rsidRDefault="009566A5" w:rsidP="003D77AF">
      <w:pPr>
        <w:jc w:val="center"/>
      </w:pPr>
      <w:r>
        <w:rPr>
          <w:noProof/>
        </w:rPr>
        <w:drawing>
          <wp:inline distT="0" distB="0" distL="0" distR="0" wp14:anchorId="28AB226C" wp14:editId="3FE0D830">
            <wp:extent cx="5029200" cy="2575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rcRect t="4474" b="4474"/>
                    <a:stretch>
                      <a:fillRect/>
                    </a:stretch>
                  </pic:blipFill>
                  <pic:spPr bwMode="auto">
                    <a:xfrm>
                      <a:off x="0" y="0"/>
                      <a:ext cx="5029200" cy="2575776"/>
                    </a:xfrm>
                    <a:prstGeom prst="rect">
                      <a:avLst/>
                    </a:prstGeom>
                    <a:ln>
                      <a:noFill/>
                    </a:ln>
                    <a:extLst>
                      <a:ext uri="{53640926-AAD7-44D8-BBD7-CCE9431645EC}">
                        <a14:shadowObscured xmlns:a14="http://schemas.microsoft.com/office/drawing/2010/main"/>
                      </a:ext>
                    </a:extLst>
                  </pic:spPr>
                </pic:pic>
              </a:graphicData>
            </a:graphic>
          </wp:inline>
        </w:drawing>
      </w:r>
    </w:p>
    <w:p w14:paraId="73D05F3D" w14:textId="77777777" w:rsidR="003412E8" w:rsidRDefault="003412E8" w:rsidP="00694A65"/>
    <w:p w14:paraId="60EF4711" w14:textId="4787C470" w:rsidR="00B8729F" w:rsidRPr="00392810" w:rsidRDefault="00B863BA" w:rsidP="00694A65">
      <w:r w:rsidRPr="00392810">
        <w:t>Fig</w:t>
      </w:r>
      <w:r w:rsidR="00392810" w:rsidRPr="00392810">
        <w:t>.</w:t>
      </w:r>
      <w:r w:rsidRPr="00392810">
        <w:t xml:space="preserve"> 1</w:t>
      </w:r>
      <w:r w:rsidR="00392810" w:rsidRPr="00392810">
        <w:t>4.</w:t>
      </w:r>
      <w:r w:rsidRPr="00392810">
        <w:t xml:space="preserve"> CO</w:t>
      </w:r>
      <w:r w:rsidRPr="00392810">
        <w:rPr>
          <w:vertAlign w:val="subscript"/>
        </w:rPr>
        <w:t>2</w:t>
      </w:r>
      <w:r w:rsidRPr="00392810">
        <w:t xml:space="preserve"> alpha distribution in pressure-temperature space</w:t>
      </w:r>
      <w:r w:rsidR="00332080">
        <w:t>; comparison of</w:t>
      </w:r>
      <w:r w:rsidR="00F24FEC" w:rsidRPr="00392810">
        <w:t xml:space="preserve"> NIST result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3</m:t>
            </m:r>
          </m:sub>
        </m:sSub>
      </m:oMath>
      <w:r w:rsidR="00E561D8" w:rsidRPr="00392810">
        <w:t xml:space="preserve"> with calibrated parameters</w:t>
      </w:r>
      <w:r w:rsidR="00B8729F" w:rsidRPr="00392810">
        <w:t>: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(3)</m:t>
            </m:r>
          </m:sup>
        </m:sSubSup>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3</m:t>
            </m:r>
          </m:sub>
          <m:sup>
            <m:r>
              <w:rPr>
                <w:rFonts w:ascii="Cambria Math" w:hAnsi="Cambria Math"/>
              </w:rPr>
              <m:t>(3)</m:t>
            </m:r>
          </m:sup>
        </m:sSubSup>
      </m:oMath>
      <w:r w:rsidR="00B8729F" w:rsidRPr="00392810">
        <w:rPr>
          <w:rFonts w:hint="eastAsia"/>
        </w:rPr>
        <w:t>)=</w:t>
      </w:r>
      <w:r w:rsidR="00B8729F" w:rsidRPr="00392810">
        <w:t>(</w:t>
      </w:r>
      <w:r w:rsidR="00AA17C7" w:rsidRPr="00392810">
        <w:t>1.</w:t>
      </w:r>
      <w:del w:id="220" w:author="Zhou Arespur" w:date="2022-03-23T15:38:00Z">
        <w:r w:rsidR="00AA17C7" w:rsidRPr="00392810" w:rsidDel="00922EF5">
          <w:delText>3264</w:delText>
        </w:r>
      </w:del>
      <w:ins w:id="221" w:author="Zhou Arespur" w:date="2022-03-23T15:38:00Z">
        <w:r w:rsidR="00922EF5" w:rsidRPr="00392810">
          <w:t>3</w:t>
        </w:r>
        <w:r w:rsidR="00922EF5">
          <w:t>54</w:t>
        </w:r>
      </w:ins>
      <w:r w:rsidR="00AA17C7" w:rsidRPr="00392810">
        <w:t>, -0.408</w:t>
      </w:r>
      <w:del w:id="222" w:author="Zhou Arespur" w:date="2022-03-23T15:38:00Z">
        <w:r w:rsidR="00AA17C7" w:rsidRPr="00392810" w:rsidDel="00922EF5">
          <w:delText>3</w:delText>
        </w:r>
      </w:del>
      <w:r w:rsidR="00AA17C7" w:rsidRPr="00392810">
        <w:t>, 0.</w:t>
      </w:r>
      <w:del w:id="223" w:author="Zhou Arespur" w:date="2022-03-23T15:38:00Z">
        <w:r w:rsidR="00AA17C7" w:rsidRPr="00392810" w:rsidDel="00922EF5">
          <w:delText>02448</w:delText>
        </w:r>
      </w:del>
      <w:ins w:id="224" w:author="Zhou Arespur" w:date="2022-03-23T15:38:00Z">
        <w:r w:rsidR="00922EF5" w:rsidRPr="00392810">
          <w:t>0</w:t>
        </w:r>
        <w:r w:rsidR="00922EF5">
          <w:t>71</w:t>
        </w:r>
      </w:ins>
      <w:r w:rsidR="00B8729F" w:rsidRPr="00392810">
        <w:t>)</w:t>
      </w:r>
    </w:p>
    <w:p w14:paraId="10B81F49" w14:textId="47CB1B4C" w:rsidR="00772A49" w:rsidRDefault="00772A49" w:rsidP="00694A65">
      <w:r>
        <w:t>The bias-corrected alpha function can be expressed as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gridCol w:w="1048"/>
      </w:tblGrid>
      <w:tr w:rsidR="0053010F" w:rsidRPr="00316F52" w14:paraId="36738173" w14:textId="77777777" w:rsidTr="0053010F">
        <w:tc>
          <w:tcPr>
            <w:tcW w:w="8312" w:type="dxa"/>
            <w:vAlign w:val="center"/>
          </w:tcPr>
          <w:p w14:paraId="54EB4F2E" w14:textId="2E3D3FD1" w:rsidR="0053010F" w:rsidRPr="00D94F10" w:rsidRDefault="007D2C74" w:rsidP="00694A65">
            <m:oMathPara>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θ</m:t>
                        </m:r>
                      </m:e>
                    </m:acc>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θ</m:t>
                        </m:r>
                      </m:e>
                    </m:acc>
                  </m:e>
                  <m:sub>
                    <m:r>
                      <m:rPr>
                        <m:sty m:val="p"/>
                      </m:rPr>
                      <w:rPr>
                        <w:rFonts w:ascii="Cambria Math" w:hAnsi="Cambria Math"/>
                      </w:rPr>
                      <m:t>2</m:t>
                    </m:r>
                  </m:sub>
                  <m:sup>
                    <m:r>
                      <m:rPr>
                        <m:sty m:val="p"/>
                      </m:rPr>
                      <w:rPr>
                        <w:rFonts w:ascii="Cambria Math" w:hAnsi="Cambria Math"/>
                      </w:rPr>
                      <m:t>(3)</m:t>
                    </m:r>
                  </m:sup>
                </m:sSubSup>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θ</m:t>
                        </m:r>
                      </m:e>
                    </m:acc>
                  </m:e>
                  <m:sub>
                    <m:r>
                      <m:rPr>
                        <m:sty m:val="p"/>
                      </m:rPr>
                      <w:rPr>
                        <w:rFonts w:ascii="Cambria Math" w:hAnsi="Cambria Math"/>
                      </w:rPr>
                      <m:t>3</m:t>
                    </m:r>
                  </m:sub>
                  <m:sup>
                    <m:r>
                      <m:rPr>
                        <m:sty m:val="p"/>
                      </m:rPr>
                      <w:rPr>
                        <w:rFonts w:ascii="Cambria Math" w:hAnsi="Cambria Math"/>
                      </w:rPr>
                      <m:t>(3)</m:t>
                    </m:r>
                  </m:sup>
                </m:sSubSup>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r>
                  <w:rPr>
                    <w:rFonts w:ascii="Cambria Math" w:hAnsi="Cambria Math"/>
                  </w:rPr>
                  <m:t>bc</m:t>
                </m:r>
              </m:oMath>
            </m:oMathPara>
          </w:p>
        </w:tc>
        <w:tc>
          <w:tcPr>
            <w:tcW w:w="1048" w:type="dxa"/>
            <w:vAlign w:val="center"/>
          </w:tcPr>
          <w:p w14:paraId="624970A6" w14:textId="09A28527" w:rsidR="0053010F" w:rsidRPr="00316F52" w:rsidRDefault="0053010F" w:rsidP="00694A65">
            <w:r w:rsidRPr="00316F52">
              <w:t>(</w:t>
            </w:r>
            <w:r w:rsidR="007D2C74">
              <w:fldChar w:fldCharType="begin"/>
            </w:r>
            <w:r w:rsidR="007D2C74">
              <w:instrText xml:space="preserve"> SEQ Equation \* ARABIC </w:instrText>
            </w:r>
            <w:r w:rsidR="007D2C74">
              <w:fldChar w:fldCharType="separate"/>
            </w:r>
            <w:r w:rsidR="00EC4052">
              <w:rPr>
                <w:noProof/>
              </w:rPr>
              <w:t>20</w:t>
            </w:r>
            <w:r w:rsidR="007D2C74">
              <w:rPr>
                <w:noProof/>
              </w:rPr>
              <w:fldChar w:fldCharType="end"/>
            </w:r>
            <w:r w:rsidRPr="00316F52">
              <w:t>)</w:t>
            </w:r>
          </w:p>
        </w:tc>
      </w:tr>
    </w:tbl>
    <w:p w14:paraId="1A5864ED" w14:textId="078B7DA4" w:rsidR="008A225D" w:rsidRDefault="00AE0612" w:rsidP="00694A65">
      <w:r>
        <w:lastRenderedPageBreak/>
        <w:t xml:space="preserve">where </w:t>
      </w:r>
      <m:oMath>
        <m:r>
          <w:rPr>
            <w:rFonts w:ascii="Cambria Math" w:hAnsi="Cambria Math"/>
          </w:rPr>
          <m:t>bc</m:t>
        </m:r>
      </m:oMath>
      <w:r w:rsidR="008368B8">
        <w:t xml:space="preserve"> </w:t>
      </w:r>
      <w:r>
        <w:t xml:space="preserve">is determined by the second term </w:t>
      </w:r>
      <w:r w:rsidR="004E47A2">
        <w:t xml:space="preserve">in Eq. </w:t>
      </w:r>
      <w:r w:rsidR="004E47A2">
        <w:fldChar w:fldCharType="begin"/>
      </w:r>
      <w:r w:rsidR="004E47A2">
        <w:instrText xml:space="preserve"> REF _Ref61013859 \h </w:instrText>
      </w:r>
      <w:r w:rsidR="004E47A2">
        <w:fldChar w:fldCharType="separate"/>
      </w:r>
      <w:r w:rsidR="004E47A2" w:rsidRPr="00316F52">
        <w:t>(</w:t>
      </w:r>
      <w:r w:rsidR="004E47A2">
        <w:rPr>
          <w:noProof/>
        </w:rPr>
        <w:t>12</w:t>
      </w:r>
      <w:r w:rsidR="004E47A2" w:rsidRPr="00316F52">
        <w:t>)</w:t>
      </w:r>
      <w:r w:rsidR="004E47A2">
        <w:fldChar w:fldCharType="end"/>
      </w:r>
      <w:r w:rsidR="00434CA5">
        <w:t xml:space="preserve"> accounting for the correlation within the training data and </w:t>
      </w:r>
      <w:r w:rsidR="00C438C4">
        <w:t>the correlation between the training data and the unobserved dat</w:t>
      </w:r>
      <w:r w:rsidR="00A06DDA">
        <w:t xml:space="preserve">a. </w:t>
      </w:r>
      <w:r w:rsidR="006810F6">
        <w:t>Such a sta</w:t>
      </w:r>
      <w:r w:rsidR="009F63C2">
        <w:t xml:space="preserve">tistical treatment renders our calibration model </w:t>
      </w:r>
      <w:r w:rsidR="007C0BB8">
        <w:t>to be</w:t>
      </w:r>
      <w:r w:rsidR="009F63C2">
        <w:t xml:space="preserve"> semi-parametric. </w:t>
      </w:r>
      <w:r w:rsidR="00447F44">
        <w:t xml:space="preserve">Figure 15 shows the distributions of relative error </w:t>
      </w:r>
      <w:r w:rsidR="007A2BA7">
        <w:t xml:space="preserve">(RE) of </w:t>
      </w:r>
      <w:r w:rsidR="006F5B6D">
        <w:t xml:space="preserve">the </w:t>
      </w:r>
      <w:r w:rsidR="007A2BA7">
        <w:t xml:space="preserve">calibrated alpha for all substances at different temperature and pressure. </w:t>
      </w:r>
      <w:r w:rsidR="003A48CB">
        <w:t xml:space="preserve">RE </w:t>
      </w:r>
      <w:r w:rsidR="00D14568">
        <w:t>of the present calibrat</w:t>
      </w:r>
      <w:r w:rsidR="00E11680">
        <w:t>ed results is very s</w:t>
      </w:r>
      <w:r w:rsidR="009A2734">
        <w:t>mall, with oxygen less than 5%</w:t>
      </w:r>
      <w:r w:rsidR="00A72E5F">
        <w:t xml:space="preserve"> and both </w:t>
      </w:r>
      <w:r w:rsidR="009A2734">
        <w:t>n-</w:t>
      </w:r>
      <w:proofErr w:type="spellStart"/>
      <w:r w:rsidR="009A2734">
        <w:t>decane</w:t>
      </w:r>
      <w:proofErr w:type="spellEnd"/>
      <w:r w:rsidR="00A72E5F">
        <w:t xml:space="preserve"> and carbon dioxide</w:t>
      </w:r>
      <w:r w:rsidR="009A2734">
        <w:t xml:space="preserve"> less than 2%</w:t>
      </w:r>
      <w:r w:rsidR="00A72E5F">
        <w:t>.</w:t>
      </w:r>
      <w:r w:rsidR="005A1821">
        <w:t xml:space="preserve"> Large RE occurs </w:t>
      </w:r>
      <w:r w:rsidR="00974E71">
        <w:t xml:space="preserve">primarily </w:t>
      </w:r>
      <w:r w:rsidR="005A1821">
        <w:t xml:space="preserve">at </w:t>
      </w:r>
      <w:r w:rsidR="00D83CA5">
        <w:t>subcritical pressure for oxygen and carbon dioxide</w:t>
      </w:r>
      <w:r w:rsidR="00EF2B1A">
        <w:t xml:space="preserve"> and in the near-critical region </w:t>
      </w:r>
      <w:r w:rsidR="00974E71">
        <w:t>for n-</w:t>
      </w:r>
      <w:proofErr w:type="spellStart"/>
      <w:r w:rsidR="00974E71">
        <w:t>decane</w:t>
      </w:r>
      <w:proofErr w:type="spellEnd"/>
      <w:r w:rsidR="00974E71">
        <w:t xml:space="preserve">. </w:t>
      </w:r>
      <w:r w:rsidR="000010D3">
        <w:t xml:space="preserve">The </w:t>
      </w:r>
      <w:r w:rsidR="00225252">
        <w:t>e</w:t>
      </w:r>
      <w:r w:rsidR="00314183">
        <w:t xml:space="preserve">ffect of </w:t>
      </w:r>
      <w:r w:rsidR="004D2791">
        <w:t xml:space="preserve">the RE in alpha </w:t>
      </w:r>
      <w:r w:rsidR="00A14EEC">
        <w:t xml:space="preserve">on </w:t>
      </w:r>
      <w:r w:rsidR="00332080">
        <w:t xml:space="preserve">the estimation of </w:t>
      </w:r>
      <w:r w:rsidR="00A14EEC">
        <w:t xml:space="preserve">density </w:t>
      </w:r>
      <w:r w:rsidR="004D2791">
        <w:t xml:space="preserve">is </w:t>
      </w:r>
      <w:r w:rsidR="00A14EEC">
        <w:t xml:space="preserve">discussed </w:t>
      </w:r>
      <w:r w:rsidR="00EE34C4">
        <w:t>later.</w:t>
      </w:r>
      <w:r w:rsidR="00A14EEC">
        <w:t xml:space="preserve"> </w:t>
      </w:r>
      <w:r w:rsidR="004D2791">
        <w:t xml:space="preserve"> </w:t>
      </w:r>
      <w:r w:rsidR="000010D3">
        <w:t xml:space="preserve"> </w:t>
      </w:r>
    </w:p>
    <w:p w14:paraId="590E7315" w14:textId="0F9676CE" w:rsidR="00B863BA" w:rsidRDefault="00B71A0F" w:rsidP="003D77AF">
      <w:pPr>
        <w:jc w:val="center"/>
      </w:pPr>
      <w:r>
        <w:rPr>
          <w:noProof/>
        </w:rPr>
        <w:drawing>
          <wp:inline distT="0" distB="0" distL="0" distR="0" wp14:anchorId="2BAFBD60" wp14:editId="3A2E596D">
            <wp:extent cx="5757737" cy="211347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6" cstate="print">
                      <a:extLst>
                        <a:ext uri="{28A0092B-C50C-407E-A947-70E740481C1C}">
                          <a14:useLocalDpi xmlns:a14="http://schemas.microsoft.com/office/drawing/2010/main" val="0"/>
                        </a:ext>
                      </a:extLst>
                    </a:blip>
                    <a:srcRect t="19322" b="-1899"/>
                    <a:stretch/>
                  </pic:blipFill>
                  <pic:spPr bwMode="auto">
                    <a:xfrm>
                      <a:off x="0" y="0"/>
                      <a:ext cx="5760720" cy="2114567"/>
                    </a:xfrm>
                    <a:prstGeom prst="rect">
                      <a:avLst/>
                    </a:prstGeom>
                    <a:ln>
                      <a:noFill/>
                    </a:ln>
                    <a:extLst>
                      <a:ext uri="{53640926-AAD7-44D8-BBD7-CCE9431645EC}">
                        <a14:shadowObscured xmlns:a14="http://schemas.microsoft.com/office/drawing/2010/main"/>
                      </a:ext>
                    </a:extLst>
                  </pic:spPr>
                </pic:pic>
              </a:graphicData>
            </a:graphic>
          </wp:inline>
        </w:drawing>
      </w:r>
    </w:p>
    <w:p w14:paraId="2DDC01B7" w14:textId="45F0C91D" w:rsidR="00A63675" w:rsidRPr="00887391" w:rsidRDefault="00A63675" w:rsidP="00694A65">
      <w:r w:rsidRPr="00887391">
        <w:t xml:space="preserve">Fig.15. </w:t>
      </w:r>
      <w:r w:rsidR="007D1578" w:rsidRPr="00887391">
        <w:t xml:space="preserve">Distributions of relative error </w:t>
      </w:r>
      <w:r w:rsidR="00887391" w:rsidRPr="00887391">
        <w:t xml:space="preserve">(RE) </w:t>
      </w:r>
      <w:r w:rsidR="007D1578" w:rsidRPr="00887391">
        <w:t xml:space="preserve">of predicted alpha </w:t>
      </w:r>
      <w:r w:rsidR="00CB69E7" w:rsidRPr="00887391">
        <w:t>for oxygen, n-</w:t>
      </w:r>
      <w:proofErr w:type="spellStart"/>
      <w:r w:rsidR="00CB69E7" w:rsidRPr="00887391">
        <w:t>decane</w:t>
      </w:r>
      <w:proofErr w:type="spellEnd"/>
      <w:r w:rsidR="00CB69E7" w:rsidRPr="00887391">
        <w:t>, and carbon dioxide</w:t>
      </w:r>
    </w:p>
    <w:p w14:paraId="30521C25" w14:textId="34F5CC5A" w:rsidR="00B863BA" w:rsidRDefault="00562FAF" w:rsidP="00694A65">
      <w:r>
        <w:t>Figures 1</w:t>
      </w:r>
      <w:r w:rsidR="007866CB">
        <w:t>6</w:t>
      </w:r>
      <w:r>
        <w:t>-1</w:t>
      </w:r>
      <w:r w:rsidR="007866CB">
        <w:t>8</w:t>
      </w:r>
      <w:r>
        <w:t xml:space="preserve"> show the </w:t>
      </w:r>
      <w:r w:rsidR="002D7292">
        <w:t>calculated</w:t>
      </w:r>
      <w:r w:rsidR="00D574EF">
        <w:t xml:space="preserve"> density using </w:t>
      </w:r>
      <w:r w:rsidR="00DB3F0C">
        <w:t xml:space="preserve">the modified PR </w:t>
      </w:r>
      <w:r w:rsidR="003B7F53">
        <w:t>EOS</w:t>
      </w:r>
      <w:r w:rsidR="00DB3F0C">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3</m:t>
            </m:r>
          </m:sub>
        </m:sSub>
      </m:oMath>
      <w:r w:rsidR="00D574EF">
        <w:t xml:space="preserve"> (solid lines)</w:t>
      </w:r>
      <w:r w:rsidR="008E2C9B">
        <w:t xml:space="preserve"> at different temperature and pressure. </w:t>
      </w:r>
      <w:r w:rsidR="008D57A7">
        <w:t xml:space="preserve">The </w:t>
      </w:r>
      <w:r w:rsidR="00CB2680">
        <w:t xml:space="preserve">prediction accuracy </w:t>
      </w:r>
      <w:r w:rsidR="009A6ECE">
        <w:t>is significantly improved</w:t>
      </w:r>
      <w:r w:rsidR="00C2319D">
        <w:t xml:space="preserve">, compared to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2</m:t>
            </m:r>
          </m:sub>
        </m:sSub>
      </m:oMath>
      <w:r w:rsidR="009A6ECE">
        <w:t>. The density distribution</w:t>
      </w:r>
      <w:r w:rsidR="008F18F6">
        <w:t xml:space="preserve"> evaluated by the modified PR </w:t>
      </w:r>
      <w:r w:rsidR="003B7F53">
        <w:t>EOS</w:t>
      </w:r>
      <w:r w:rsidR="008F18F6">
        <w:t xml:space="preserve"> is nearly overlapped </w:t>
      </w:r>
      <w:r w:rsidR="00BF60AF">
        <w:t>with the NIST counterpart</w:t>
      </w:r>
      <w:r w:rsidR="0036695F">
        <w:t xml:space="preserve"> under all temperature and pressure conditions</w:t>
      </w:r>
      <w:r w:rsidR="007C6151">
        <w:t xml:space="preserve"> that cover</w:t>
      </w:r>
      <w:r w:rsidR="0036695F">
        <w:t xml:space="preserve"> all </w:t>
      </w:r>
      <w:r w:rsidR="007C6151">
        <w:t xml:space="preserve">possible </w:t>
      </w:r>
      <w:r w:rsidR="0036695F">
        <w:t>thermodynamic states</w:t>
      </w:r>
      <w:r w:rsidR="007C6151">
        <w:t>.</w:t>
      </w:r>
      <w:r w:rsidR="000535BB">
        <w:t xml:space="preserve"> Th</w:t>
      </w:r>
      <w:r w:rsidR="0015229F">
        <w:t>e</w:t>
      </w:r>
      <w:r w:rsidR="005B33E2">
        <w:t xml:space="preserve"> alpha function</w:t>
      </w:r>
      <w:r w:rsidR="0015229F">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3</m:t>
            </m:r>
          </m:sub>
        </m:sSub>
      </m:oMath>
      <w:r w:rsidR="005B33E2">
        <w:t xml:space="preserve"> </w:t>
      </w:r>
      <w:r w:rsidR="0021319D">
        <w:t>predicts</w:t>
      </w:r>
      <w:r w:rsidR="00C94387">
        <w:t xml:space="preserve"> </w:t>
      </w:r>
      <w:r w:rsidR="0021319D">
        <w:t xml:space="preserve">density </w:t>
      </w:r>
      <w:r w:rsidR="00CE6D32">
        <w:t>very accurately</w:t>
      </w:r>
      <w:r w:rsidR="0021319D">
        <w:t xml:space="preserve"> </w:t>
      </w:r>
      <w:r w:rsidR="00576B1D">
        <w:t xml:space="preserve">at </w:t>
      </w:r>
      <w:r w:rsidR="00DD4F0F">
        <w:t xml:space="preserve">almost </w:t>
      </w:r>
      <w:r w:rsidR="00576B1D">
        <w:t>all thermodynamic states</w:t>
      </w:r>
      <w:r w:rsidR="0021319D">
        <w:t xml:space="preserve">, including </w:t>
      </w:r>
      <w:r w:rsidR="00D37C77">
        <w:t xml:space="preserve">the </w:t>
      </w:r>
      <w:r w:rsidR="00580F8C">
        <w:t>underperform</w:t>
      </w:r>
      <w:r w:rsidR="00D37C77">
        <w:t>ance</w:t>
      </w:r>
      <w:r w:rsidR="0015229F">
        <w:t xml:space="preserve"> region</w:t>
      </w:r>
      <w:r w:rsidR="00580F8C">
        <w:t xml:space="preserve">s </w:t>
      </w:r>
      <w:r w:rsidR="002D7292">
        <w:t>in</w:t>
      </w:r>
      <w:r w:rsidR="00580F8C">
        <w:t xml:space="preserve"> </w:t>
      </w:r>
      <w:r w:rsidR="00D14B4D">
        <w:t>Model 2</w:t>
      </w:r>
      <w:r w:rsidR="00F24535">
        <w:t xml:space="preserve">, </w:t>
      </w:r>
      <w:r w:rsidR="00CE6D32">
        <w:t xml:space="preserve">that is, </w:t>
      </w:r>
      <w:r w:rsidR="00F24535">
        <w:t>the liquid-to-supercritical transition and supercritical regions</w:t>
      </w:r>
      <w:r w:rsidR="00B2634A">
        <w:t xml:space="preserve">. </w:t>
      </w:r>
    </w:p>
    <w:p w14:paraId="3B0131C9" w14:textId="7A5C4E23" w:rsidR="008A2F11" w:rsidRDefault="00915B4E" w:rsidP="003D77AF">
      <w:pPr>
        <w:jc w:val="center"/>
      </w:pPr>
      <w:r>
        <w:rPr>
          <w:noProof/>
        </w:rPr>
        <w:lastRenderedPageBreak/>
        <w:drawing>
          <wp:inline distT="0" distB="0" distL="0" distR="0" wp14:anchorId="422E907F" wp14:editId="2465631D">
            <wp:extent cx="2969569" cy="27216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9569" cy="2721610"/>
                    </a:xfrm>
                    <a:prstGeom prst="rect">
                      <a:avLst/>
                    </a:prstGeom>
                  </pic:spPr>
                </pic:pic>
              </a:graphicData>
            </a:graphic>
          </wp:inline>
        </w:drawing>
      </w:r>
    </w:p>
    <w:p w14:paraId="54797832" w14:textId="2927A553" w:rsidR="0093670A" w:rsidRPr="00AE31E6" w:rsidDel="008F4E3F" w:rsidRDefault="0093670A" w:rsidP="00694A65">
      <w:pPr>
        <w:rPr>
          <w:del w:id="225" w:author="Zhou Arespur" w:date="2022-03-23T16:57:00Z"/>
        </w:rPr>
      </w:pPr>
      <w:r w:rsidRPr="00AE31E6">
        <w:t>Fig</w:t>
      </w:r>
      <w:r w:rsidR="00AE31E6" w:rsidRPr="00AE31E6">
        <w:t>.</w:t>
      </w:r>
      <w:r w:rsidRPr="00AE31E6">
        <w:t xml:space="preserve"> 1</w:t>
      </w:r>
      <w:r w:rsidR="007866CB">
        <w:t>6</w:t>
      </w:r>
      <w:r w:rsidR="00AE31E6" w:rsidRPr="00AE31E6">
        <w:t>.</w:t>
      </w:r>
      <w:r w:rsidRPr="00AE31E6">
        <w:t xml:space="preserve"> </w:t>
      </w:r>
      <w:r w:rsidR="008D56F3" w:rsidRPr="00AE31E6">
        <w:t xml:space="preserve">Estimated density of oxygen using different approaches </w:t>
      </w:r>
      <w:r w:rsidR="00D37C77">
        <w:t>over</w:t>
      </w:r>
      <w:r w:rsidR="00D37C77" w:rsidRPr="00AE31E6">
        <w:t xml:space="preserve"> </w:t>
      </w:r>
      <w:r w:rsidR="008D56F3" w:rsidRPr="00AE31E6">
        <w:t>wide ranges of temperature and pressure: (1) semi-parametric alpha function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3</m:t>
            </m:r>
          </m:sub>
        </m:sSub>
      </m:oMath>
      <w:r w:rsidR="008D56F3" w:rsidRPr="00AE31E6">
        <w:t>-solid lines); (2) Soave alpha function (dashed lines); and (3) NIST dataset (symbols)</w:t>
      </w:r>
    </w:p>
    <w:p w14:paraId="08ECDE33" w14:textId="1E06746F" w:rsidR="008A2F11" w:rsidRDefault="008A2F11" w:rsidP="008F4E3F">
      <w:pPr>
        <w:pPrChange w:id="226" w:author="Zhou Arespur" w:date="2022-03-23T16:57:00Z">
          <w:pPr/>
        </w:pPrChange>
      </w:pPr>
    </w:p>
    <w:p w14:paraId="209131FA" w14:textId="4212E0C3" w:rsidR="004A21D7" w:rsidRDefault="004A21D7" w:rsidP="003D77AF">
      <w:pPr>
        <w:jc w:val="center"/>
      </w:pPr>
      <w:r>
        <w:rPr>
          <w:noProof/>
        </w:rPr>
        <w:drawing>
          <wp:inline distT="0" distB="0" distL="0" distR="0" wp14:anchorId="69457693" wp14:editId="45A69A02">
            <wp:extent cx="2971800" cy="24518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rcRect t="4989" b="4989"/>
                    <a:stretch>
                      <a:fillRect/>
                    </a:stretch>
                  </pic:blipFill>
                  <pic:spPr bwMode="auto">
                    <a:xfrm>
                      <a:off x="0" y="0"/>
                      <a:ext cx="2971800" cy="2451895"/>
                    </a:xfrm>
                    <a:prstGeom prst="rect">
                      <a:avLst/>
                    </a:prstGeom>
                    <a:ln>
                      <a:noFill/>
                    </a:ln>
                    <a:extLst>
                      <a:ext uri="{53640926-AAD7-44D8-BBD7-CCE9431645EC}">
                        <a14:shadowObscured xmlns:a14="http://schemas.microsoft.com/office/drawing/2010/main"/>
                      </a:ext>
                    </a:extLst>
                  </pic:spPr>
                </pic:pic>
              </a:graphicData>
            </a:graphic>
          </wp:inline>
        </w:drawing>
      </w:r>
    </w:p>
    <w:p w14:paraId="2A1EEB61" w14:textId="5FC8E661" w:rsidR="00B746F6" w:rsidRPr="00AE31E6" w:rsidRDefault="00B746F6" w:rsidP="00694A65">
      <w:r w:rsidRPr="00AE31E6">
        <w:t>Fig</w:t>
      </w:r>
      <w:r w:rsidR="00AE31E6" w:rsidRPr="00AE31E6">
        <w:t>.</w:t>
      </w:r>
      <w:r w:rsidRPr="00AE31E6">
        <w:t xml:space="preserve"> 1</w:t>
      </w:r>
      <w:r w:rsidR="007866CB">
        <w:t>7</w:t>
      </w:r>
      <w:r w:rsidR="00AE31E6" w:rsidRPr="00AE31E6">
        <w:t>.</w:t>
      </w:r>
      <w:r w:rsidRPr="00AE31E6">
        <w:t xml:space="preserve"> Estimated density of n-</w:t>
      </w:r>
      <w:proofErr w:type="spellStart"/>
      <w:r w:rsidRPr="00AE31E6">
        <w:t>decane</w:t>
      </w:r>
      <w:proofErr w:type="spellEnd"/>
      <w:r w:rsidRPr="00AE31E6">
        <w:t xml:space="preserve"> using different approaches </w:t>
      </w:r>
      <w:r w:rsidR="00D37C77">
        <w:t>over</w:t>
      </w:r>
      <w:r w:rsidR="00D37C77" w:rsidRPr="00AE31E6">
        <w:t xml:space="preserve"> </w:t>
      </w:r>
      <w:r w:rsidRPr="00AE31E6">
        <w:t>wide ranges of temperature and pressure: (1) semi-parametric alpha function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3</m:t>
            </m:r>
          </m:sub>
        </m:sSub>
      </m:oMath>
      <w:r w:rsidRPr="00AE31E6">
        <w:t>-solid lines); (2) Soave alpha function (dashed lines); and (3) NIST dataset (symbols)</w:t>
      </w:r>
    </w:p>
    <w:p w14:paraId="6396E256" w14:textId="6F55C2E6" w:rsidR="008A2F11" w:rsidRDefault="008A2F11" w:rsidP="00694A65"/>
    <w:p w14:paraId="23143F7F" w14:textId="2B682C9A" w:rsidR="001A1BC1" w:rsidRDefault="001A1BC1" w:rsidP="003D77AF">
      <w:pPr>
        <w:jc w:val="center"/>
      </w:pPr>
      <w:r>
        <w:rPr>
          <w:noProof/>
        </w:rPr>
        <w:lastRenderedPageBreak/>
        <w:drawing>
          <wp:inline distT="0" distB="0" distL="0" distR="0" wp14:anchorId="5683E7D6" wp14:editId="77C66794">
            <wp:extent cx="2971800" cy="2401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rcRect t="5907" b="5907"/>
                    <a:stretch>
                      <a:fillRect/>
                    </a:stretch>
                  </pic:blipFill>
                  <pic:spPr bwMode="auto">
                    <a:xfrm>
                      <a:off x="0" y="0"/>
                      <a:ext cx="2971800" cy="2401890"/>
                    </a:xfrm>
                    <a:prstGeom prst="rect">
                      <a:avLst/>
                    </a:prstGeom>
                    <a:ln>
                      <a:noFill/>
                    </a:ln>
                    <a:extLst>
                      <a:ext uri="{53640926-AAD7-44D8-BBD7-CCE9431645EC}">
                        <a14:shadowObscured xmlns:a14="http://schemas.microsoft.com/office/drawing/2010/main"/>
                      </a:ext>
                    </a:extLst>
                  </pic:spPr>
                </pic:pic>
              </a:graphicData>
            </a:graphic>
          </wp:inline>
        </w:drawing>
      </w:r>
    </w:p>
    <w:p w14:paraId="2835140F" w14:textId="2A52A37C" w:rsidR="00A50ADA" w:rsidRPr="00552E97" w:rsidRDefault="00A50ADA" w:rsidP="00694A65">
      <w:r w:rsidRPr="00552E97">
        <w:t>Fig</w:t>
      </w:r>
      <w:r w:rsidR="00552E97" w:rsidRPr="00552E97">
        <w:t>.</w:t>
      </w:r>
      <w:r w:rsidRPr="00552E97">
        <w:t xml:space="preserve"> 1</w:t>
      </w:r>
      <w:r w:rsidR="007866CB">
        <w:t>8</w:t>
      </w:r>
      <w:r w:rsidR="00552E97" w:rsidRPr="00552E97">
        <w:t>.</w:t>
      </w:r>
      <w:r w:rsidRPr="00552E97">
        <w:t xml:space="preserve"> Estimated density of carbon dioxide using different approaches </w:t>
      </w:r>
      <w:r w:rsidR="00D37C77">
        <w:t>over</w:t>
      </w:r>
      <w:r w:rsidR="00D37C77" w:rsidRPr="00552E97">
        <w:t xml:space="preserve"> </w:t>
      </w:r>
      <w:r w:rsidRPr="00552E97">
        <w:t>wide ranges of temperature and pressure: (1) semi-parametric alpha function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α</m:t>
                </m:r>
              </m:e>
            </m:acc>
          </m:e>
          <m:sub>
            <m:r>
              <m:rPr>
                <m:sty m:val="bi"/>
              </m:rPr>
              <w:rPr>
                <w:rFonts w:ascii="Cambria Math" w:hAnsi="Cambria Math"/>
              </w:rPr>
              <m:t>3</m:t>
            </m:r>
          </m:sub>
        </m:sSub>
      </m:oMath>
      <w:r w:rsidRPr="00552E97">
        <w:t>-solid lines); (2) Soave alpha function (dashed lines); and (3) NIST dataset (symbols)</w:t>
      </w:r>
    </w:p>
    <w:p w14:paraId="4F97D101" w14:textId="3F569028" w:rsidR="002F6E97" w:rsidRDefault="002F6E97" w:rsidP="00694A65">
      <w:r>
        <w:t>Figure 1</w:t>
      </w:r>
      <w:r w:rsidR="007866CB">
        <w:t>9</w:t>
      </w:r>
      <w:r>
        <w:t xml:space="preserve"> shows the </w:t>
      </w:r>
      <w:r w:rsidR="00F900D0">
        <w:t xml:space="preserve">variation of </w:t>
      </w:r>
      <w:r>
        <w:t xml:space="preserve">average relative error </w:t>
      </w:r>
      <w:r w:rsidR="004A7CB8">
        <w:t xml:space="preserve">(ARE) </w:t>
      </w:r>
      <w:r>
        <w:t xml:space="preserve">of density using the Soave,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2</m:t>
            </m:r>
          </m:sub>
        </m:sSub>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3</m:t>
            </m:r>
          </m:sub>
        </m:sSub>
      </m:oMath>
      <w:r>
        <w:t xml:space="preserve"> alpha functions </w:t>
      </w:r>
      <w:r w:rsidR="0074133E">
        <w:t>at different</w:t>
      </w:r>
      <w:r>
        <w:t xml:space="preserve"> pressure</w:t>
      </w:r>
      <w:r w:rsidR="00F900D0">
        <w:t xml:space="preserve">. </w:t>
      </w:r>
      <w:r w:rsidR="00630BC0">
        <w:t>The relative error is defined with respect to the NIST dataset</w:t>
      </w:r>
      <w:r w:rsidR="00E26FBF">
        <w:t xml:space="preserve">, and ARE can be interpreted as the </w:t>
      </w:r>
      <w:r w:rsidR="00080BB7">
        <w:t xml:space="preserve">overall accuracy of estimation </w:t>
      </w:r>
      <w:r w:rsidR="0095505A">
        <w:t xml:space="preserve">over all temperature conditions at a given pressure. </w:t>
      </w:r>
      <w:r w:rsidR="003171CC">
        <w:t xml:space="preserve">The semi-parametric alpha function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3</m:t>
            </m:r>
          </m:sub>
        </m:sSub>
        <m:r>
          <w:rPr>
            <w:rFonts w:ascii="Cambria Math" w:hAnsi="Cambria Math"/>
          </w:rPr>
          <m:t xml:space="preserve"> </m:t>
        </m:r>
      </m:oMath>
      <w:r w:rsidR="003171CC">
        <w:t xml:space="preserve">using Model </w:t>
      </w:r>
      <w:r w:rsidR="00150DA0">
        <w:t>3</w:t>
      </w:r>
      <w:r w:rsidR="003171CC">
        <w:t xml:space="preserve"> </w:t>
      </w:r>
      <w:r w:rsidR="006A7D6C">
        <w:t>produces</w:t>
      </w:r>
      <w:r w:rsidR="003171CC">
        <w:t xml:space="preserve"> overall the smallest ARE</w:t>
      </w:r>
      <w:r w:rsidR="00AE4F72">
        <w:t xml:space="preserve"> (less than 0.5%</w:t>
      </w:r>
      <w:r w:rsidR="00D63A94">
        <w:t xml:space="preserve"> everywhere)</w:t>
      </w:r>
      <w:r w:rsidR="003171CC">
        <w:t xml:space="preserve"> and </w:t>
      </w:r>
      <w:r w:rsidR="00D63A94">
        <w:t xml:space="preserve">is </w:t>
      </w:r>
      <w:r w:rsidR="003171CC">
        <w:t xml:space="preserve">thereby </w:t>
      </w:r>
      <w:r w:rsidR="00093B5A">
        <w:t>the most a</w:t>
      </w:r>
      <w:r w:rsidR="005D5F82">
        <w:t xml:space="preserve">ccurate for </w:t>
      </w:r>
      <w:r w:rsidR="008E17D3">
        <w:t xml:space="preserve">estimation of </w:t>
      </w:r>
      <w:r w:rsidR="005D5F82">
        <w:t xml:space="preserve">density. </w:t>
      </w:r>
      <w:r w:rsidR="00784651">
        <w:t xml:space="preserve">The semi-parametric alpha function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2</m:t>
            </m:r>
          </m:sub>
        </m:sSub>
      </m:oMath>
      <w:r w:rsidR="006361D5">
        <w:t xml:space="preserve"> </w:t>
      </w:r>
      <w:r w:rsidR="00784651">
        <w:t xml:space="preserve">using Model </w:t>
      </w:r>
      <w:r w:rsidR="00150DA0">
        <w:t>2</w:t>
      </w:r>
      <w:r w:rsidR="006361D5">
        <w:t xml:space="preserve"> </w:t>
      </w:r>
      <w:r w:rsidR="006A7D6C">
        <w:t xml:space="preserve">has </w:t>
      </w:r>
      <w:r w:rsidR="00444CA2">
        <w:t xml:space="preserve">a </w:t>
      </w:r>
      <w:r w:rsidR="006A7D6C">
        <w:t xml:space="preserve">smaller ARE </w:t>
      </w:r>
      <w:r w:rsidR="00EE0282">
        <w:t xml:space="preserve">than the Soave function </w:t>
      </w:r>
      <w:r w:rsidR="006A7D6C">
        <w:t>at all pressures</w:t>
      </w:r>
      <w:r w:rsidR="00FD7DBB">
        <w:t>, and ARE of both functions tend to be large</w:t>
      </w:r>
      <w:r w:rsidR="00770D32">
        <w:t>r</w:t>
      </w:r>
      <w:r w:rsidR="00FD7DBB">
        <w:t xml:space="preserve"> at hig</w:t>
      </w:r>
      <w:r w:rsidR="00381F70">
        <w:t>her</w:t>
      </w:r>
      <w:r w:rsidR="00FD7DBB">
        <w:t xml:space="preserve"> pressure</w:t>
      </w:r>
      <w:r w:rsidR="00CB7506">
        <w:t>.</w:t>
      </w:r>
      <w:r w:rsidR="00FD7DBB">
        <w:t xml:space="preserve"> This </w:t>
      </w:r>
      <w:r w:rsidR="00C42C3D">
        <w:t xml:space="preserve">implies that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3</m:t>
            </m:r>
          </m:sub>
        </m:sSub>
      </m:oMath>
      <w:r w:rsidR="00E93E5C">
        <w:t xml:space="preserve"> should be adopted </w:t>
      </w:r>
      <w:r w:rsidR="005351DC">
        <w:t>under high-p</w:t>
      </w:r>
      <w:r w:rsidR="009613B2">
        <w:t>r</w:t>
      </w:r>
      <w:r w:rsidR="005351DC">
        <w:t xml:space="preserve">essure conditions, which are relevant to many contemporary </w:t>
      </w:r>
      <w:r w:rsidR="009613B2">
        <w:t>propulsion and power-generation systems.</w:t>
      </w:r>
    </w:p>
    <w:p w14:paraId="23C4CA76" w14:textId="7490FA65" w:rsidR="002F6E97" w:rsidRDefault="00BC2602" w:rsidP="003D77AF">
      <w:pPr>
        <w:jc w:val="center"/>
      </w:pPr>
      <w:r>
        <w:rPr>
          <w:noProof/>
        </w:rPr>
        <w:lastRenderedPageBreak/>
        <w:drawing>
          <wp:inline distT="0" distB="0" distL="0" distR="0" wp14:anchorId="78E2DBCA" wp14:editId="22418F6A">
            <wp:extent cx="2742523" cy="356528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2523" cy="3565281"/>
                    </a:xfrm>
                    <a:prstGeom prst="rect">
                      <a:avLst/>
                    </a:prstGeom>
                  </pic:spPr>
                </pic:pic>
              </a:graphicData>
            </a:graphic>
          </wp:inline>
        </w:drawing>
      </w:r>
    </w:p>
    <w:p w14:paraId="50960797" w14:textId="4AF5F1C7" w:rsidR="00772770" w:rsidRDefault="00772770" w:rsidP="00694A65">
      <w:r w:rsidRPr="00FF50E6">
        <w:t>Fig</w:t>
      </w:r>
      <w:r w:rsidR="00FF50E6" w:rsidRPr="00FF50E6">
        <w:t xml:space="preserve">. </w:t>
      </w:r>
      <w:r w:rsidRPr="00FF50E6">
        <w:t>1</w:t>
      </w:r>
      <w:r w:rsidR="007866CB">
        <w:t>9</w:t>
      </w:r>
      <w:r w:rsidR="00FF50E6" w:rsidRPr="00FF50E6">
        <w:t>.</w:t>
      </w:r>
      <w:r w:rsidRPr="00FF50E6">
        <w:t xml:space="preserve"> </w:t>
      </w:r>
      <w:ins w:id="227" w:author="Zhou Arespur" w:date="2022-03-23T16:05:00Z">
        <w:r w:rsidR="008404D1">
          <w:t>Absolute a</w:t>
        </w:r>
      </w:ins>
      <w:del w:id="228" w:author="Zhou Arespur" w:date="2022-03-23T16:05:00Z">
        <w:r w:rsidR="000C6CFF" w:rsidRPr="00FF50E6" w:rsidDel="008404D1">
          <w:delText>A</w:delText>
        </w:r>
      </w:del>
      <w:r w:rsidR="000C6CFF" w:rsidRPr="00FF50E6">
        <w:t xml:space="preserve">verage relative </w:t>
      </w:r>
      <w:del w:id="229" w:author="Zhou Arespur" w:date="2022-03-23T16:12:00Z">
        <w:r w:rsidR="000C6CFF" w:rsidRPr="00FF50E6" w:rsidDel="00802167">
          <w:delText>error</w:delText>
        </w:r>
        <w:r w:rsidR="00614F43" w:rsidRPr="00FF50E6" w:rsidDel="00802167">
          <w:delText xml:space="preserve"> </w:delText>
        </w:r>
      </w:del>
      <w:ins w:id="230" w:author="Zhou Arespur" w:date="2022-03-23T16:12:00Z">
        <w:r w:rsidR="00802167">
          <w:t>deviation</w:t>
        </w:r>
        <w:r w:rsidR="00802167" w:rsidRPr="00FF50E6">
          <w:t xml:space="preserve"> </w:t>
        </w:r>
      </w:ins>
      <w:r w:rsidR="008E17D3">
        <w:t>versus pressure in prediction of</w:t>
      </w:r>
      <w:r w:rsidR="008E17D3" w:rsidRPr="00FF50E6">
        <w:t xml:space="preserve"> </w:t>
      </w:r>
      <w:r w:rsidR="00614F43" w:rsidRPr="00FF50E6">
        <w:t xml:space="preserve">density </w:t>
      </w:r>
      <w:r w:rsidR="00695D38" w:rsidRPr="00FF50E6">
        <w:t>by Soave function (square</w:t>
      </w:r>
      <w:r w:rsidR="00CE42B5" w:rsidRPr="00FF50E6">
        <w:t>s</w:t>
      </w:r>
      <w:r w:rsidR="00695D38" w:rsidRPr="00FF50E6">
        <w:t>)</w:t>
      </w:r>
      <w:r w:rsidR="001F5874" w:rsidRPr="00FF50E6">
        <w:t xml:space="preserve"> and semi-parametric functions </w:t>
      </w:r>
      <w:r w:rsidR="00ED3890" w:rsidRPr="00FF50E6">
        <w:t xml:space="preserve">using </w:t>
      </w:r>
      <w:r w:rsidR="00695D38" w:rsidRPr="00FF50E6">
        <w:t xml:space="preserve">Model </w:t>
      </w:r>
      <w:r w:rsidR="00934905" w:rsidRPr="00FF50E6">
        <w:t>2</w:t>
      </w:r>
      <w:r w:rsidR="00695D38" w:rsidRPr="00FF50E6">
        <w:t xml:space="preserve"> (gradient</w:t>
      </w:r>
      <w:r w:rsidR="00CE42B5" w:rsidRPr="00FF50E6">
        <w:t>s</w:t>
      </w:r>
      <w:r w:rsidR="00695D38" w:rsidRPr="00FF50E6">
        <w:t>)</w:t>
      </w:r>
      <w:r w:rsidR="00ED3890" w:rsidRPr="00FF50E6">
        <w:t xml:space="preserve"> </w:t>
      </w:r>
      <w:r w:rsidR="00695D38" w:rsidRPr="00FF50E6">
        <w:t xml:space="preserve">and Model </w:t>
      </w:r>
      <w:r w:rsidR="00934905" w:rsidRPr="00FF50E6">
        <w:t>3</w:t>
      </w:r>
      <w:r w:rsidR="00695D38" w:rsidRPr="00FF50E6">
        <w:t xml:space="preserve"> (circles) for all </w:t>
      </w:r>
      <w:r w:rsidR="008E17D3">
        <w:t xml:space="preserve">subject </w:t>
      </w:r>
      <w:r w:rsidR="00695D38" w:rsidRPr="00FF50E6">
        <w:t>sub</w:t>
      </w:r>
      <w:r w:rsidR="00CF506F" w:rsidRPr="00FF50E6">
        <w:t>s</w:t>
      </w:r>
      <w:r w:rsidR="00695D38" w:rsidRPr="00FF50E6">
        <w:t>tances</w:t>
      </w:r>
    </w:p>
    <w:p w14:paraId="19C8FF49" w14:textId="0ACF4573" w:rsidR="00A33BCE" w:rsidRDefault="008F0EE1" w:rsidP="00C76536">
      <w:pPr>
        <w:pStyle w:val="a"/>
        <w:rPr>
          <w:ins w:id="231" w:author="Zhou Arespur" w:date="2022-03-23T17:06:00Z"/>
        </w:rPr>
      </w:pPr>
      <w:ins w:id="232" w:author="Zhou Arespur" w:date="2022-03-23T17:13:00Z">
        <w:r>
          <w:t>A</w:t>
        </w:r>
      </w:ins>
      <w:ins w:id="233" w:author="Zhou Arespur" w:date="2022-03-23T16:41:00Z">
        <w:r w:rsidR="00C76536">
          <w:t>dditions</w:t>
        </w:r>
      </w:ins>
    </w:p>
    <w:p w14:paraId="74DBA46C" w14:textId="33D5E1B8" w:rsidR="008F0EE1" w:rsidRPr="008F0EE1" w:rsidRDefault="008F0EE1" w:rsidP="008F0EE1">
      <w:pPr>
        <w:rPr>
          <w:ins w:id="234" w:author="Zhou Arespur" w:date="2022-03-23T16:41:00Z"/>
          <w:rPrChange w:id="235" w:author="Zhou Arespur" w:date="2022-03-23T17:06:00Z">
            <w:rPr>
              <w:ins w:id="236" w:author="Zhou Arespur" w:date="2022-03-23T16:41:00Z"/>
            </w:rPr>
          </w:rPrChange>
        </w:rPr>
        <w:pPrChange w:id="237" w:author="Zhou Arespur" w:date="2022-03-23T17:06:00Z">
          <w:pPr>
            <w:pStyle w:val="a"/>
          </w:pPr>
        </w:pPrChange>
      </w:pPr>
      <w:ins w:id="238" w:author="Zhou Arespur" w:date="2022-03-23T17:06:00Z">
        <w:r>
          <w:t xml:space="preserve">In this section, </w:t>
        </w:r>
      </w:ins>
      <w:ins w:id="239" w:author="Zhou Arespur" w:date="2022-03-23T17:08:00Z">
        <w:r>
          <w:t xml:space="preserve">we add </w:t>
        </w:r>
      </w:ins>
      <w:ins w:id="240" w:author="Zhou Arespur" w:date="2022-03-23T17:09:00Z">
        <w:r>
          <w:t xml:space="preserve">the results of nitrogen, dodecane and </w:t>
        </w:r>
      </w:ins>
      <w:ins w:id="241" w:author="Zhou Arespur" w:date="2022-03-23T19:49:00Z">
        <w:r w:rsidR="00F80AD9">
          <w:t>m</w:t>
        </w:r>
      </w:ins>
      <w:ins w:id="242" w:author="Zhou Arespur" w:date="2022-03-23T17:09:00Z">
        <w:r>
          <w:t xml:space="preserve">ethane at </w:t>
        </w:r>
        <w:proofErr w:type="spellStart"/>
        <w:r>
          <w:t>Pr</w:t>
        </w:r>
        <w:proofErr w:type="spellEnd"/>
        <w:r>
          <w:t xml:space="preserve"> = 0.6, 1, 2, </w:t>
        </w:r>
      </w:ins>
      <w:ins w:id="243" w:author="Zhou Arespur" w:date="2022-03-23T17:10:00Z">
        <w:r>
          <w:t>3.</w:t>
        </w:r>
      </w:ins>
      <w:ins w:id="244" w:author="Zhou Arespur" w:date="2022-03-23T17:11:00Z">
        <w:r>
          <w:t xml:space="preserve"> As shown in Table 2, a</w:t>
        </w:r>
      </w:ins>
      <w:ins w:id="245" w:author="Zhou Arespur" w:date="2022-03-23T19:49:00Z">
        <w:r w:rsidR="00F80AD9">
          <w:t>l</w:t>
        </w:r>
      </w:ins>
      <w:ins w:id="246" w:author="Zhou Arespur" w:date="2022-03-23T17:11:00Z">
        <w:r>
          <w:t>l six substances</w:t>
        </w:r>
      </w:ins>
      <w:ins w:id="247" w:author="Zhou Arespur" w:date="2022-03-23T17:12:00Z">
        <w:r>
          <w:t>’ model parameters are listed.</w:t>
        </w:r>
      </w:ins>
      <w:ins w:id="248" w:author="Zhou Arespur" w:date="2022-03-23T19:59:00Z">
        <w:r w:rsidR="0002600E">
          <w:t xml:space="preserve"> </w:t>
        </w:r>
      </w:ins>
    </w:p>
    <w:p w14:paraId="63AD19CC" w14:textId="77EDF2A7" w:rsidR="00A92985" w:rsidRDefault="00A92985" w:rsidP="00A92985">
      <w:pPr>
        <w:rPr>
          <w:ins w:id="249" w:author="Zhou Arespur" w:date="2022-03-23T16:43:00Z"/>
        </w:rPr>
      </w:pPr>
      <w:ins w:id="250" w:author="Zhou Arespur" w:date="2022-03-23T16:42:00Z">
        <w:r>
          <w:t xml:space="preserve"> </w:t>
        </w:r>
        <w:r w:rsidRPr="00094932">
          <w:t xml:space="preserve">Table </w:t>
        </w:r>
        <w:r>
          <w:t>2</w:t>
        </w:r>
        <w:r w:rsidRPr="00094932">
          <w:t xml:space="preserve"> </w:t>
        </w:r>
      </w:ins>
      <w:ins w:id="251" w:author="Zhou Arespur" w:date="2022-03-23T16:43:00Z">
        <w:r w:rsidR="001D3344">
          <w:t xml:space="preserve">Model parameters of </w:t>
        </w:r>
      </w:ins>
      <w:ins w:id="252" w:author="Zhou Arespur" w:date="2022-03-23T20:42:00Z">
        <w:r w:rsidR="00040389">
          <w:t xml:space="preserve">the </w:t>
        </w:r>
        <w:r w:rsidR="00040389">
          <w:t>studied</w:t>
        </w:r>
        <w:r w:rsidR="00040389">
          <w:t xml:space="preserve"> </w:t>
        </w:r>
      </w:ins>
      <w:ins w:id="253" w:author="Zhou Arespur" w:date="2022-03-23T16:43:00Z">
        <w:r w:rsidR="001D3344">
          <w:t>substances</w:t>
        </w:r>
      </w:ins>
    </w:p>
    <w:tbl>
      <w:tblPr>
        <w:tblStyle w:val="a5"/>
        <w:tblW w:w="9445" w:type="dxa"/>
        <w:tblLook w:val="04A0" w:firstRow="1" w:lastRow="0" w:firstColumn="1" w:lastColumn="0" w:noHBand="0" w:noVBand="1"/>
        <w:tblPrChange w:id="254" w:author="Zhou Arespur" w:date="2022-03-23T16:45:00Z">
          <w:tblPr>
            <w:tblStyle w:val="11"/>
            <w:tblW w:w="9445" w:type="dxa"/>
            <w:tblLook w:val="04A0" w:firstRow="1" w:lastRow="0" w:firstColumn="1" w:lastColumn="0" w:noHBand="0" w:noVBand="1"/>
          </w:tblPr>
        </w:tblPrChange>
      </w:tblPr>
      <w:tblGrid>
        <w:gridCol w:w="1109"/>
        <w:gridCol w:w="795"/>
        <w:gridCol w:w="795"/>
        <w:gridCol w:w="869"/>
        <w:gridCol w:w="729"/>
        <w:gridCol w:w="794"/>
        <w:gridCol w:w="794"/>
        <w:gridCol w:w="794"/>
        <w:gridCol w:w="976"/>
        <w:gridCol w:w="976"/>
        <w:gridCol w:w="824"/>
        <w:tblGridChange w:id="255">
          <w:tblGrid>
            <w:gridCol w:w="1166"/>
            <w:gridCol w:w="795"/>
            <w:gridCol w:w="795"/>
            <w:gridCol w:w="869"/>
            <w:gridCol w:w="729"/>
            <w:gridCol w:w="794"/>
            <w:gridCol w:w="794"/>
            <w:gridCol w:w="794"/>
            <w:gridCol w:w="976"/>
            <w:gridCol w:w="976"/>
            <w:gridCol w:w="824"/>
          </w:tblGrid>
        </w:tblGridChange>
      </w:tblGrid>
      <w:tr w:rsidR="001D3344" w:rsidRPr="001D3344" w14:paraId="507D941F" w14:textId="77777777" w:rsidTr="001D3344">
        <w:trPr>
          <w:trHeight w:val="288"/>
          <w:ins w:id="256" w:author="Zhou Arespur" w:date="2022-03-23T16:44:00Z"/>
          <w:trPrChange w:id="257" w:author="Zhou Arespur" w:date="2022-03-23T16:45:00Z">
            <w:trPr>
              <w:trHeight w:val="288"/>
            </w:trPr>
          </w:trPrChange>
        </w:trPr>
        <w:tc>
          <w:tcPr>
            <w:tcW w:w="1099" w:type="dxa"/>
            <w:vMerge w:val="restart"/>
            <w:noWrap/>
            <w:hideMark/>
            <w:tcPrChange w:id="258" w:author="Zhou Arespur" w:date="2022-03-23T16:45:00Z">
              <w:tcPr>
                <w:tcW w:w="1099" w:type="dxa"/>
                <w:vMerge w:val="restart"/>
                <w:noWrap/>
                <w:hideMark/>
              </w:tcPr>
            </w:tcPrChange>
          </w:tcPr>
          <w:p w14:paraId="35580FFD" w14:textId="77777777" w:rsidR="001D3344" w:rsidRPr="008D16A1" w:rsidRDefault="001D3344" w:rsidP="001D3344">
            <w:pPr>
              <w:spacing w:line="240" w:lineRule="auto"/>
              <w:ind w:firstLine="0"/>
              <w:jc w:val="center"/>
              <w:rPr>
                <w:ins w:id="259" w:author="Zhou Arespur" w:date="2022-03-23T16:44:00Z"/>
                <w:rFonts w:eastAsia="Times New Roman" w:cs="Times New Roman"/>
                <w:color w:val="000000"/>
                <w:rPrChange w:id="260" w:author="Zhou Arespur" w:date="2022-03-23T16:49:00Z">
                  <w:rPr>
                    <w:ins w:id="261" w:author="Zhou Arespur" w:date="2022-03-23T16:44:00Z"/>
                    <w:rFonts w:ascii="Calibri" w:eastAsia="Times New Roman" w:hAnsi="Calibri"/>
                    <w:b/>
                    <w:bCs/>
                    <w:color w:val="000000"/>
                  </w:rPr>
                </w:rPrChange>
              </w:rPr>
            </w:pPr>
            <w:ins w:id="262" w:author="Zhou Arespur" w:date="2022-03-23T16:44:00Z">
              <w:r w:rsidRPr="008D16A1">
                <w:rPr>
                  <w:rFonts w:eastAsia="等线" w:cs="Times New Roman"/>
                  <w:color w:val="000000"/>
                  <w:rPrChange w:id="263" w:author="Zhou Arespur" w:date="2022-03-23T16:49:00Z">
                    <w:rPr>
                      <w:rFonts w:ascii="等线" w:eastAsia="等线" w:hAnsi="等线" w:hint="eastAsia"/>
                      <w:b/>
                      <w:bCs/>
                      <w:color w:val="000000"/>
                    </w:rPr>
                  </w:rPrChange>
                </w:rPr>
                <w:t>S</w:t>
              </w:r>
              <w:r w:rsidRPr="008D16A1">
                <w:rPr>
                  <w:rFonts w:eastAsia="Times New Roman" w:cs="Times New Roman"/>
                  <w:color w:val="000000"/>
                  <w:rPrChange w:id="264" w:author="Zhou Arespur" w:date="2022-03-23T16:49:00Z">
                    <w:rPr>
                      <w:rFonts w:ascii="Calibri" w:eastAsia="Times New Roman" w:hAnsi="Calibri"/>
                      <w:b/>
                      <w:bCs/>
                      <w:color w:val="000000"/>
                    </w:rPr>
                  </w:rPrChange>
                </w:rPr>
                <w:t>ubstance</w:t>
              </w:r>
            </w:ins>
          </w:p>
        </w:tc>
        <w:tc>
          <w:tcPr>
            <w:tcW w:w="3188" w:type="dxa"/>
            <w:gridSpan w:val="4"/>
            <w:noWrap/>
            <w:hideMark/>
            <w:tcPrChange w:id="265" w:author="Zhou Arespur" w:date="2022-03-23T16:45:00Z">
              <w:tcPr>
                <w:tcW w:w="3188" w:type="dxa"/>
                <w:gridSpan w:val="4"/>
                <w:noWrap/>
                <w:hideMark/>
              </w:tcPr>
            </w:tcPrChange>
          </w:tcPr>
          <w:p w14:paraId="0E6A2F8F" w14:textId="77777777" w:rsidR="001D3344" w:rsidRPr="008D16A1" w:rsidRDefault="001D3344" w:rsidP="001D3344">
            <w:pPr>
              <w:spacing w:line="240" w:lineRule="auto"/>
              <w:ind w:firstLine="0"/>
              <w:jc w:val="center"/>
              <w:rPr>
                <w:ins w:id="266" w:author="Zhou Arespur" w:date="2022-03-23T16:44:00Z"/>
                <w:rFonts w:eastAsia="Times New Roman" w:cs="Times New Roman"/>
                <w:color w:val="000000"/>
                <w:rPrChange w:id="267" w:author="Zhou Arespur" w:date="2022-03-23T16:49:00Z">
                  <w:rPr>
                    <w:ins w:id="268" w:author="Zhou Arespur" w:date="2022-03-23T16:44:00Z"/>
                    <w:rFonts w:ascii="Calibri" w:eastAsia="Times New Roman" w:hAnsi="Calibri"/>
                    <w:b/>
                    <w:bCs/>
                    <w:color w:val="000000"/>
                  </w:rPr>
                </w:rPrChange>
              </w:rPr>
            </w:pPr>
            <w:ins w:id="269" w:author="Zhou Arespur" w:date="2022-03-23T16:44:00Z">
              <w:r w:rsidRPr="008D16A1">
                <w:rPr>
                  <w:rFonts w:eastAsia="Times New Roman" w:cs="Times New Roman"/>
                  <w:color w:val="000000"/>
                  <w:rPrChange w:id="270" w:author="Zhou Arespur" w:date="2022-03-23T16:49:00Z">
                    <w:rPr>
                      <w:rFonts w:ascii="Calibri" w:eastAsia="Times New Roman" w:hAnsi="Calibri"/>
                      <w:b/>
                      <w:bCs/>
                      <w:color w:val="000000"/>
                    </w:rPr>
                  </w:rPrChange>
                </w:rPr>
                <w:t>Model2</w:t>
              </w:r>
            </w:ins>
          </w:p>
        </w:tc>
        <w:tc>
          <w:tcPr>
            <w:tcW w:w="5158" w:type="dxa"/>
            <w:gridSpan w:val="6"/>
            <w:noWrap/>
            <w:hideMark/>
            <w:tcPrChange w:id="271" w:author="Zhou Arespur" w:date="2022-03-23T16:45:00Z">
              <w:tcPr>
                <w:tcW w:w="5158" w:type="dxa"/>
                <w:gridSpan w:val="6"/>
                <w:noWrap/>
                <w:hideMark/>
              </w:tcPr>
            </w:tcPrChange>
          </w:tcPr>
          <w:p w14:paraId="1AAF41D7" w14:textId="77777777" w:rsidR="001D3344" w:rsidRPr="008D16A1" w:rsidRDefault="001D3344" w:rsidP="001D3344">
            <w:pPr>
              <w:spacing w:line="240" w:lineRule="auto"/>
              <w:ind w:firstLine="0"/>
              <w:jc w:val="center"/>
              <w:rPr>
                <w:ins w:id="272" w:author="Zhou Arespur" w:date="2022-03-23T16:44:00Z"/>
                <w:rFonts w:eastAsia="Times New Roman" w:cs="Times New Roman"/>
                <w:color w:val="000000"/>
                <w:rPrChange w:id="273" w:author="Zhou Arespur" w:date="2022-03-23T16:49:00Z">
                  <w:rPr>
                    <w:ins w:id="274" w:author="Zhou Arespur" w:date="2022-03-23T16:44:00Z"/>
                    <w:rFonts w:ascii="Calibri" w:eastAsia="Times New Roman" w:hAnsi="Calibri"/>
                    <w:b/>
                    <w:bCs/>
                    <w:color w:val="000000"/>
                  </w:rPr>
                </w:rPrChange>
              </w:rPr>
            </w:pPr>
            <w:ins w:id="275" w:author="Zhou Arespur" w:date="2022-03-23T16:44:00Z">
              <w:r w:rsidRPr="008D16A1">
                <w:rPr>
                  <w:rFonts w:eastAsia="Times New Roman" w:cs="Times New Roman"/>
                  <w:color w:val="000000"/>
                  <w:rPrChange w:id="276" w:author="Zhou Arespur" w:date="2022-03-23T16:49:00Z">
                    <w:rPr>
                      <w:rFonts w:ascii="Calibri" w:eastAsia="Times New Roman" w:hAnsi="Calibri"/>
                      <w:b/>
                      <w:bCs/>
                      <w:color w:val="000000"/>
                    </w:rPr>
                  </w:rPrChange>
                </w:rPr>
                <w:t>Model3</w:t>
              </w:r>
            </w:ins>
          </w:p>
        </w:tc>
      </w:tr>
      <w:tr w:rsidR="001D3344" w:rsidRPr="001D3344" w14:paraId="74573873" w14:textId="77777777" w:rsidTr="001D3344">
        <w:trPr>
          <w:trHeight w:val="288"/>
          <w:ins w:id="277" w:author="Zhou Arespur" w:date="2022-03-23T16:44:00Z"/>
          <w:trPrChange w:id="278" w:author="Zhou Arespur" w:date="2022-03-23T16:45:00Z">
            <w:trPr>
              <w:trHeight w:val="288"/>
            </w:trPr>
          </w:trPrChange>
        </w:trPr>
        <w:tc>
          <w:tcPr>
            <w:tcW w:w="1099" w:type="dxa"/>
            <w:vMerge/>
            <w:hideMark/>
            <w:tcPrChange w:id="279" w:author="Zhou Arespur" w:date="2022-03-23T16:45:00Z">
              <w:tcPr>
                <w:tcW w:w="1099" w:type="dxa"/>
                <w:vMerge/>
                <w:hideMark/>
              </w:tcPr>
            </w:tcPrChange>
          </w:tcPr>
          <w:p w14:paraId="7CA839E2" w14:textId="77777777" w:rsidR="001D3344" w:rsidRPr="008D16A1" w:rsidRDefault="001D3344" w:rsidP="001D3344">
            <w:pPr>
              <w:spacing w:line="240" w:lineRule="auto"/>
              <w:ind w:firstLine="0"/>
              <w:jc w:val="left"/>
              <w:rPr>
                <w:ins w:id="280" w:author="Zhou Arespur" w:date="2022-03-23T16:44:00Z"/>
                <w:rFonts w:eastAsia="Times New Roman" w:cs="Times New Roman"/>
                <w:color w:val="000000"/>
                <w:rPrChange w:id="281" w:author="Zhou Arespur" w:date="2022-03-23T16:49:00Z">
                  <w:rPr>
                    <w:ins w:id="282" w:author="Zhou Arespur" w:date="2022-03-23T16:44:00Z"/>
                    <w:rFonts w:ascii="Calibri" w:eastAsia="Times New Roman" w:hAnsi="Calibri"/>
                    <w:b/>
                    <w:bCs/>
                    <w:color w:val="000000"/>
                  </w:rPr>
                </w:rPrChange>
              </w:rPr>
            </w:pPr>
          </w:p>
        </w:tc>
        <w:tc>
          <w:tcPr>
            <w:tcW w:w="795" w:type="dxa"/>
            <w:noWrap/>
            <w:hideMark/>
            <w:tcPrChange w:id="283" w:author="Zhou Arespur" w:date="2022-03-23T16:45:00Z">
              <w:tcPr>
                <w:tcW w:w="795" w:type="dxa"/>
                <w:noWrap/>
                <w:hideMark/>
              </w:tcPr>
            </w:tcPrChange>
          </w:tcPr>
          <w:p w14:paraId="5CC17E06" w14:textId="372DAAFE" w:rsidR="001D3344" w:rsidRPr="008D16A1" w:rsidRDefault="001D3344" w:rsidP="001D3344">
            <w:pPr>
              <w:spacing w:line="240" w:lineRule="auto"/>
              <w:ind w:firstLine="0"/>
              <w:jc w:val="center"/>
              <w:rPr>
                <w:ins w:id="284" w:author="Zhou Arespur" w:date="2022-03-23T16:44:00Z"/>
                <w:rFonts w:eastAsia="Times New Roman" w:cs="Times New Roman"/>
                <w:color w:val="000000"/>
                <w:rPrChange w:id="285" w:author="Zhou Arespur" w:date="2022-03-23T16:49:00Z">
                  <w:rPr>
                    <w:ins w:id="286" w:author="Zhou Arespur" w:date="2022-03-23T16:44:00Z"/>
                    <w:rFonts w:ascii="Calibri" w:eastAsia="Times New Roman" w:hAnsi="Calibri"/>
                    <w:b/>
                    <w:bCs/>
                    <w:color w:val="000000"/>
                  </w:rPr>
                </w:rPrChange>
              </w:rPr>
            </w:pPr>
            <m:oMathPara>
              <m:oMath>
                <m:sSub>
                  <m:sSubPr>
                    <m:ctrlPr>
                      <w:ins w:id="287" w:author="Zhou Arespur" w:date="2022-03-23T16:44:00Z">
                        <w:rPr>
                          <w:rFonts w:ascii="Cambria Math" w:eastAsia="Times New Roman" w:hAnsi="Cambria Math" w:cs="Times New Roman"/>
                          <w:i/>
                          <w:color w:val="000000"/>
                          <w:rPrChange w:id="288" w:author="Zhou Arespur" w:date="2022-03-23T16:49:00Z">
                            <w:rPr>
                              <w:rFonts w:ascii="Cambria Math" w:eastAsia="Times New Roman" w:hAnsi="Cambria Math"/>
                              <w:b/>
                              <w:bCs/>
                              <w:i/>
                              <w:color w:val="000000"/>
                            </w:rPr>
                          </w:rPrChange>
                        </w:rPr>
                      </w:ins>
                    </m:ctrlPr>
                  </m:sSubPr>
                  <m:e>
                    <m:r>
                      <w:ins w:id="289" w:author="Zhou Arespur" w:date="2022-03-23T16:44:00Z">
                        <w:rPr>
                          <w:rFonts w:ascii="Cambria Math" w:eastAsia="Times New Roman" w:hAnsi="Cambria Math" w:cs="Times New Roman"/>
                          <w:color w:val="000000"/>
                          <w:rPrChange w:id="290" w:author="Zhou Arespur" w:date="2022-03-23T16:49:00Z">
                            <w:rPr>
                              <w:rFonts w:ascii="Cambria Math" w:eastAsia="Times New Roman" w:hAnsi="Cambria Math" w:cs="Times New Roman"/>
                              <w:color w:val="000000"/>
                            </w:rPr>
                          </w:rPrChange>
                        </w:rPr>
                        <m:t>θ</m:t>
                      </w:ins>
                    </m:r>
                  </m:e>
                  <m:sub>
                    <m:r>
                      <w:ins w:id="291" w:author="Zhou Arespur" w:date="2022-03-23T16:44:00Z">
                        <w:rPr>
                          <w:rFonts w:ascii="Cambria Math" w:eastAsia="Times New Roman" w:hAnsi="Cambria Math" w:cs="Times New Roman"/>
                          <w:color w:val="000000"/>
                          <w:rPrChange w:id="292" w:author="Zhou Arespur" w:date="2022-03-23T16:49:00Z">
                            <w:rPr>
                              <w:rFonts w:ascii="Cambria Math" w:eastAsia="Times New Roman" w:hAnsi="Cambria Math" w:cs="Times New Roman"/>
                              <w:color w:val="000000"/>
                            </w:rPr>
                          </w:rPrChange>
                        </w:rPr>
                        <m:t>0</m:t>
                      </w:ins>
                    </m:r>
                  </m:sub>
                </m:sSub>
              </m:oMath>
            </m:oMathPara>
          </w:p>
        </w:tc>
        <w:tc>
          <w:tcPr>
            <w:tcW w:w="795" w:type="dxa"/>
            <w:noWrap/>
            <w:hideMark/>
            <w:tcPrChange w:id="293" w:author="Zhou Arespur" w:date="2022-03-23T16:45:00Z">
              <w:tcPr>
                <w:tcW w:w="795" w:type="dxa"/>
                <w:noWrap/>
                <w:hideMark/>
              </w:tcPr>
            </w:tcPrChange>
          </w:tcPr>
          <w:p w14:paraId="060C8DD1" w14:textId="63379B8F" w:rsidR="001D3344" w:rsidRPr="008D16A1" w:rsidRDefault="001D3344" w:rsidP="001D3344">
            <w:pPr>
              <w:spacing w:line="240" w:lineRule="auto"/>
              <w:ind w:firstLine="0"/>
              <w:jc w:val="center"/>
              <w:rPr>
                <w:ins w:id="294" w:author="Zhou Arespur" w:date="2022-03-23T16:44:00Z"/>
                <w:rFonts w:eastAsia="Times New Roman" w:cs="Times New Roman"/>
                <w:color w:val="000000"/>
                <w:rPrChange w:id="295" w:author="Zhou Arespur" w:date="2022-03-23T16:49:00Z">
                  <w:rPr>
                    <w:ins w:id="296" w:author="Zhou Arespur" w:date="2022-03-23T16:44:00Z"/>
                    <w:rFonts w:ascii="Calibri" w:eastAsia="Times New Roman" w:hAnsi="Calibri"/>
                    <w:b/>
                    <w:bCs/>
                    <w:color w:val="000000"/>
                  </w:rPr>
                </w:rPrChange>
              </w:rPr>
            </w:pPr>
            <m:oMathPara>
              <m:oMath>
                <m:sSub>
                  <m:sSubPr>
                    <m:ctrlPr>
                      <w:ins w:id="297" w:author="Zhou Arespur" w:date="2022-03-23T16:44:00Z">
                        <w:rPr>
                          <w:rFonts w:ascii="Cambria Math" w:eastAsia="Times New Roman" w:hAnsi="Cambria Math" w:cs="Times New Roman"/>
                          <w:i/>
                          <w:color w:val="000000"/>
                          <w:rPrChange w:id="298" w:author="Zhou Arespur" w:date="2022-03-23T16:49:00Z">
                            <w:rPr>
                              <w:rFonts w:ascii="Cambria Math" w:eastAsia="Times New Roman" w:hAnsi="Cambria Math"/>
                              <w:b/>
                              <w:bCs/>
                              <w:i/>
                              <w:color w:val="000000"/>
                            </w:rPr>
                          </w:rPrChange>
                        </w:rPr>
                      </w:ins>
                    </m:ctrlPr>
                  </m:sSubPr>
                  <m:e>
                    <m:r>
                      <w:ins w:id="299" w:author="Zhou Arespur" w:date="2022-03-23T16:44:00Z">
                        <w:rPr>
                          <w:rFonts w:ascii="Cambria Math" w:eastAsia="Times New Roman" w:hAnsi="Cambria Math" w:cs="Times New Roman"/>
                          <w:color w:val="000000"/>
                          <w:rPrChange w:id="300" w:author="Zhou Arespur" w:date="2022-03-23T16:49:00Z">
                            <w:rPr>
                              <w:rFonts w:ascii="Cambria Math" w:eastAsia="Times New Roman" w:hAnsi="Cambria Math" w:cs="Times New Roman"/>
                              <w:color w:val="000000"/>
                            </w:rPr>
                          </w:rPrChange>
                        </w:rPr>
                        <m:t>θ</m:t>
                      </w:ins>
                    </m:r>
                  </m:e>
                  <m:sub>
                    <m:r>
                      <w:ins w:id="301" w:author="Zhou Arespur" w:date="2022-03-23T16:44:00Z">
                        <w:rPr>
                          <w:rFonts w:ascii="Cambria Math" w:eastAsia="Times New Roman" w:hAnsi="Cambria Math" w:cs="Times New Roman"/>
                          <w:color w:val="000000"/>
                          <w:rPrChange w:id="302" w:author="Zhou Arespur" w:date="2022-03-23T16:49:00Z">
                            <w:rPr>
                              <w:rFonts w:ascii="Cambria Math" w:eastAsia="Times New Roman" w:hAnsi="Cambria Math" w:cs="Times New Roman"/>
                              <w:color w:val="000000"/>
                            </w:rPr>
                          </w:rPrChange>
                        </w:rPr>
                        <m:t>1</m:t>
                      </w:ins>
                    </m:r>
                  </m:sub>
                </m:sSub>
              </m:oMath>
            </m:oMathPara>
          </w:p>
        </w:tc>
        <w:tc>
          <w:tcPr>
            <w:tcW w:w="869" w:type="dxa"/>
            <w:noWrap/>
            <w:hideMark/>
            <w:tcPrChange w:id="303" w:author="Zhou Arespur" w:date="2022-03-23T16:45:00Z">
              <w:tcPr>
                <w:tcW w:w="869" w:type="dxa"/>
                <w:noWrap/>
                <w:hideMark/>
              </w:tcPr>
            </w:tcPrChange>
          </w:tcPr>
          <w:p w14:paraId="2AA9320A" w14:textId="26ED0D4C" w:rsidR="001D3344" w:rsidRPr="008D16A1" w:rsidRDefault="008D16A1" w:rsidP="001D3344">
            <w:pPr>
              <w:spacing w:line="240" w:lineRule="auto"/>
              <w:ind w:firstLine="0"/>
              <w:jc w:val="center"/>
              <w:rPr>
                <w:ins w:id="304" w:author="Zhou Arespur" w:date="2022-03-23T16:44:00Z"/>
                <w:rFonts w:eastAsia="Times New Roman" w:cs="Times New Roman"/>
                <w:color w:val="000000"/>
                <w:rPrChange w:id="305" w:author="Zhou Arespur" w:date="2022-03-23T16:49:00Z">
                  <w:rPr>
                    <w:ins w:id="306" w:author="Zhou Arespur" w:date="2022-03-23T16:44:00Z"/>
                    <w:rFonts w:ascii="Calibri" w:eastAsia="Times New Roman" w:hAnsi="Calibri"/>
                    <w:b/>
                    <w:bCs/>
                    <w:color w:val="000000"/>
                  </w:rPr>
                </w:rPrChange>
              </w:rPr>
            </w:pPr>
            <m:oMathPara>
              <m:oMath>
                <m:r>
                  <w:ins w:id="307" w:author="Zhou Arespur" w:date="2022-03-23T16:44:00Z">
                    <w:rPr>
                      <w:rFonts w:ascii="Cambria Math" w:eastAsia="Times New Roman" w:hAnsi="Cambria Math" w:cs="Times New Roman"/>
                      <w:color w:val="000000"/>
                      <w:rPrChange w:id="308" w:author="Zhou Arespur" w:date="2022-03-23T16:49:00Z">
                        <w:rPr>
                          <w:rFonts w:ascii="Cambria Math" w:eastAsia="Times New Roman" w:hAnsi="Cambria Math" w:cs="Times New Roman"/>
                          <w:color w:val="000000"/>
                        </w:rPr>
                      </w:rPrChange>
                    </w:rPr>
                    <m:t>γ</m:t>
                  </w:ins>
                </m:r>
              </m:oMath>
            </m:oMathPara>
          </w:p>
        </w:tc>
        <w:tc>
          <w:tcPr>
            <w:tcW w:w="729" w:type="dxa"/>
            <w:noWrap/>
            <w:hideMark/>
            <w:tcPrChange w:id="309" w:author="Zhou Arespur" w:date="2022-03-23T16:45:00Z">
              <w:tcPr>
                <w:tcW w:w="729" w:type="dxa"/>
                <w:noWrap/>
                <w:hideMark/>
              </w:tcPr>
            </w:tcPrChange>
          </w:tcPr>
          <w:p w14:paraId="37F17C6E" w14:textId="1B729467" w:rsidR="001D3344" w:rsidRPr="008D16A1" w:rsidRDefault="008D16A1" w:rsidP="001D3344">
            <w:pPr>
              <w:spacing w:line="240" w:lineRule="auto"/>
              <w:ind w:firstLine="0"/>
              <w:jc w:val="center"/>
              <w:rPr>
                <w:ins w:id="310" w:author="Zhou Arespur" w:date="2022-03-23T16:44:00Z"/>
                <w:rFonts w:eastAsia="Times New Roman" w:cs="Times New Roman"/>
                <w:color w:val="000000"/>
                <w:rPrChange w:id="311" w:author="Zhou Arespur" w:date="2022-03-23T16:49:00Z">
                  <w:rPr>
                    <w:ins w:id="312" w:author="Zhou Arespur" w:date="2022-03-23T16:44:00Z"/>
                    <w:rFonts w:ascii="Calibri" w:eastAsia="Times New Roman" w:hAnsi="Calibri"/>
                    <w:b/>
                    <w:bCs/>
                    <w:color w:val="000000"/>
                  </w:rPr>
                </w:rPrChange>
              </w:rPr>
            </w:pPr>
            <m:oMathPara>
              <m:oMath>
                <m:sSub>
                  <m:sSubPr>
                    <m:ctrlPr>
                      <w:ins w:id="313" w:author="Zhou Arespur" w:date="2022-03-23T16:48:00Z">
                        <w:rPr>
                          <w:rFonts w:ascii="Cambria Math" w:eastAsia="Times New Roman" w:hAnsi="Cambria Math" w:cs="Times New Roman"/>
                          <w:i/>
                          <w:color w:val="000000"/>
                          <w:rPrChange w:id="314" w:author="Zhou Arespur" w:date="2022-03-23T16:49:00Z">
                            <w:rPr>
                              <w:rFonts w:ascii="Cambria Math" w:eastAsia="Times New Roman" w:hAnsi="Cambria Math"/>
                              <w:b/>
                              <w:i/>
                              <w:color w:val="000000"/>
                            </w:rPr>
                          </w:rPrChange>
                        </w:rPr>
                      </w:ins>
                    </m:ctrlPr>
                  </m:sSubPr>
                  <m:e>
                    <m:r>
                      <w:ins w:id="315" w:author="Zhou Arespur" w:date="2022-03-23T16:44:00Z">
                        <w:rPr>
                          <w:rFonts w:ascii="Cambria Math" w:eastAsia="Times New Roman" w:hAnsi="Cambria Math" w:cs="Times New Roman"/>
                          <w:color w:val="000000"/>
                          <w:rPrChange w:id="316" w:author="Zhou Arespur" w:date="2022-03-23T16:49:00Z">
                            <w:rPr>
                              <w:rFonts w:ascii="Cambria Math" w:eastAsia="Times New Roman" w:hAnsi="Cambria Math" w:cs="Times New Roman"/>
                              <w:color w:val="000000"/>
                            </w:rPr>
                          </w:rPrChange>
                        </w:rPr>
                        <m:t>σ</m:t>
                      </w:ins>
                    </m:r>
                  </m:e>
                  <m:sub>
                    <m:r>
                      <w:ins w:id="317" w:author="Zhou Arespur" w:date="2022-03-23T16:48:00Z">
                        <w:rPr>
                          <w:rFonts w:ascii="Cambria Math" w:eastAsia="Times New Roman" w:hAnsi="Cambria Math" w:cs="Times New Roman"/>
                          <w:color w:val="000000"/>
                          <w:rPrChange w:id="318" w:author="Zhou Arespur" w:date="2022-03-23T16:49:00Z">
                            <w:rPr>
                              <w:rFonts w:ascii="Cambria Math" w:eastAsia="Times New Roman" w:hAnsi="Cambria Math" w:cs="Times New Roman"/>
                              <w:color w:val="000000"/>
                            </w:rPr>
                          </w:rPrChange>
                        </w:rPr>
                        <m:t>F</m:t>
                      </w:ins>
                    </m:r>
                  </m:sub>
                </m:sSub>
              </m:oMath>
            </m:oMathPara>
          </w:p>
        </w:tc>
        <w:tc>
          <w:tcPr>
            <w:tcW w:w="794" w:type="dxa"/>
            <w:noWrap/>
            <w:hideMark/>
            <w:tcPrChange w:id="319" w:author="Zhou Arespur" w:date="2022-03-23T16:45:00Z">
              <w:tcPr>
                <w:tcW w:w="794" w:type="dxa"/>
                <w:noWrap/>
                <w:hideMark/>
              </w:tcPr>
            </w:tcPrChange>
          </w:tcPr>
          <w:p w14:paraId="463F56C9" w14:textId="1FB5723E" w:rsidR="001D3344" w:rsidRPr="008D16A1" w:rsidRDefault="001D3344" w:rsidP="001D3344">
            <w:pPr>
              <w:spacing w:line="240" w:lineRule="auto"/>
              <w:ind w:firstLine="0"/>
              <w:jc w:val="center"/>
              <w:rPr>
                <w:ins w:id="320" w:author="Zhou Arespur" w:date="2022-03-23T16:44:00Z"/>
                <w:rFonts w:eastAsia="Times New Roman" w:cs="Times New Roman"/>
                <w:color w:val="000000"/>
                <w:rPrChange w:id="321" w:author="Zhou Arespur" w:date="2022-03-23T16:49:00Z">
                  <w:rPr>
                    <w:ins w:id="322" w:author="Zhou Arespur" w:date="2022-03-23T16:44:00Z"/>
                    <w:rFonts w:ascii="Calibri" w:eastAsia="Times New Roman" w:hAnsi="Calibri"/>
                    <w:b/>
                    <w:bCs/>
                    <w:color w:val="000000"/>
                  </w:rPr>
                </w:rPrChange>
              </w:rPr>
            </w:pPr>
            <m:oMathPara>
              <m:oMath>
                <m:sSub>
                  <m:sSubPr>
                    <m:ctrlPr>
                      <w:ins w:id="323" w:author="Zhou Arespur" w:date="2022-03-23T16:44:00Z">
                        <w:rPr>
                          <w:rFonts w:ascii="Cambria Math" w:eastAsia="Times New Roman" w:hAnsi="Cambria Math" w:cs="Times New Roman"/>
                          <w:i/>
                          <w:color w:val="000000"/>
                          <w:rPrChange w:id="324" w:author="Zhou Arespur" w:date="2022-03-23T16:49:00Z">
                            <w:rPr>
                              <w:rFonts w:ascii="Cambria Math" w:eastAsia="Times New Roman" w:hAnsi="Cambria Math"/>
                              <w:b/>
                              <w:bCs/>
                              <w:i/>
                              <w:color w:val="000000"/>
                            </w:rPr>
                          </w:rPrChange>
                        </w:rPr>
                      </w:ins>
                    </m:ctrlPr>
                  </m:sSubPr>
                  <m:e>
                    <m:r>
                      <w:ins w:id="325" w:author="Zhou Arespur" w:date="2022-03-23T16:44:00Z">
                        <w:rPr>
                          <w:rFonts w:ascii="Cambria Math" w:eastAsia="Times New Roman" w:hAnsi="Cambria Math" w:cs="Times New Roman"/>
                          <w:color w:val="000000"/>
                          <w:rPrChange w:id="326" w:author="Zhou Arespur" w:date="2022-03-23T16:49:00Z">
                            <w:rPr>
                              <w:rFonts w:ascii="Cambria Math" w:eastAsia="Times New Roman" w:hAnsi="Cambria Math" w:cs="Times New Roman"/>
                              <w:color w:val="000000"/>
                            </w:rPr>
                          </w:rPrChange>
                        </w:rPr>
                        <m:t>θ</m:t>
                      </w:ins>
                    </m:r>
                  </m:e>
                  <m:sub>
                    <m:r>
                      <w:ins w:id="327" w:author="Zhou Arespur" w:date="2022-03-23T16:44:00Z">
                        <w:rPr>
                          <w:rFonts w:ascii="Cambria Math" w:eastAsia="Times New Roman" w:hAnsi="Cambria Math" w:cs="Times New Roman"/>
                          <w:color w:val="000000"/>
                          <w:rPrChange w:id="328" w:author="Zhou Arespur" w:date="2022-03-23T16:49:00Z">
                            <w:rPr>
                              <w:rFonts w:ascii="Cambria Math" w:eastAsia="Times New Roman" w:hAnsi="Cambria Math" w:cs="Times New Roman"/>
                              <w:color w:val="000000"/>
                            </w:rPr>
                          </w:rPrChange>
                        </w:rPr>
                        <m:t>0</m:t>
                      </w:ins>
                    </m:r>
                  </m:sub>
                </m:sSub>
              </m:oMath>
            </m:oMathPara>
          </w:p>
        </w:tc>
        <w:tc>
          <w:tcPr>
            <w:tcW w:w="794" w:type="dxa"/>
            <w:noWrap/>
            <w:hideMark/>
            <w:tcPrChange w:id="329" w:author="Zhou Arespur" w:date="2022-03-23T16:45:00Z">
              <w:tcPr>
                <w:tcW w:w="794" w:type="dxa"/>
                <w:noWrap/>
                <w:hideMark/>
              </w:tcPr>
            </w:tcPrChange>
          </w:tcPr>
          <w:p w14:paraId="06F13A29" w14:textId="5D1F5093" w:rsidR="001D3344" w:rsidRPr="008D16A1" w:rsidRDefault="001D3344" w:rsidP="001D3344">
            <w:pPr>
              <w:spacing w:line="240" w:lineRule="auto"/>
              <w:ind w:firstLine="0"/>
              <w:jc w:val="center"/>
              <w:rPr>
                <w:ins w:id="330" w:author="Zhou Arespur" w:date="2022-03-23T16:44:00Z"/>
                <w:rFonts w:eastAsia="Times New Roman" w:cs="Times New Roman"/>
                <w:color w:val="000000"/>
                <w:rPrChange w:id="331" w:author="Zhou Arespur" w:date="2022-03-23T16:49:00Z">
                  <w:rPr>
                    <w:ins w:id="332" w:author="Zhou Arespur" w:date="2022-03-23T16:44:00Z"/>
                    <w:rFonts w:ascii="Calibri" w:eastAsia="Times New Roman" w:hAnsi="Calibri"/>
                    <w:b/>
                    <w:bCs/>
                    <w:color w:val="000000"/>
                  </w:rPr>
                </w:rPrChange>
              </w:rPr>
            </w:pPr>
            <m:oMathPara>
              <m:oMath>
                <m:sSub>
                  <m:sSubPr>
                    <m:ctrlPr>
                      <w:ins w:id="333" w:author="Zhou Arespur" w:date="2022-03-23T16:44:00Z">
                        <w:rPr>
                          <w:rFonts w:ascii="Cambria Math" w:eastAsia="Times New Roman" w:hAnsi="Cambria Math" w:cs="Times New Roman"/>
                          <w:i/>
                          <w:color w:val="000000"/>
                          <w:rPrChange w:id="334" w:author="Zhou Arespur" w:date="2022-03-23T16:49:00Z">
                            <w:rPr>
                              <w:rFonts w:ascii="Cambria Math" w:eastAsia="Times New Roman" w:hAnsi="Cambria Math"/>
                              <w:b/>
                              <w:bCs/>
                              <w:i/>
                              <w:color w:val="000000"/>
                            </w:rPr>
                          </w:rPrChange>
                        </w:rPr>
                      </w:ins>
                    </m:ctrlPr>
                  </m:sSubPr>
                  <m:e>
                    <m:r>
                      <w:ins w:id="335" w:author="Zhou Arespur" w:date="2022-03-23T16:44:00Z">
                        <w:rPr>
                          <w:rFonts w:ascii="Cambria Math" w:eastAsia="Times New Roman" w:hAnsi="Cambria Math" w:cs="Times New Roman"/>
                          <w:color w:val="000000"/>
                          <w:rPrChange w:id="336" w:author="Zhou Arespur" w:date="2022-03-23T16:49:00Z">
                            <w:rPr>
                              <w:rFonts w:ascii="Cambria Math" w:eastAsia="Times New Roman" w:hAnsi="Cambria Math" w:cs="Times New Roman"/>
                              <w:color w:val="000000"/>
                            </w:rPr>
                          </w:rPrChange>
                        </w:rPr>
                        <m:t>θ</m:t>
                      </w:ins>
                    </m:r>
                  </m:e>
                  <m:sub>
                    <m:r>
                      <w:ins w:id="337" w:author="Zhou Arespur" w:date="2022-03-23T16:44:00Z">
                        <w:rPr>
                          <w:rFonts w:ascii="Cambria Math" w:eastAsia="Times New Roman" w:hAnsi="Cambria Math" w:cs="Times New Roman"/>
                          <w:color w:val="000000"/>
                          <w:rPrChange w:id="338" w:author="Zhou Arespur" w:date="2022-03-23T16:49:00Z">
                            <w:rPr>
                              <w:rFonts w:ascii="Cambria Math" w:eastAsia="Times New Roman" w:hAnsi="Cambria Math" w:cs="Times New Roman"/>
                              <w:color w:val="000000"/>
                            </w:rPr>
                          </w:rPrChange>
                        </w:rPr>
                        <m:t>1</m:t>
                      </w:ins>
                    </m:r>
                  </m:sub>
                </m:sSub>
              </m:oMath>
            </m:oMathPara>
          </w:p>
        </w:tc>
        <w:tc>
          <w:tcPr>
            <w:tcW w:w="794" w:type="dxa"/>
            <w:noWrap/>
            <w:hideMark/>
            <w:tcPrChange w:id="339" w:author="Zhou Arespur" w:date="2022-03-23T16:45:00Z">
              <w:tcPr>
                <w:tcW w:w="794" w:type="dxa"/>
                <w:noWrap/>
                <w:hideMark/>
              </w:tcPr>
            </w:tcPrChange>
          </w:tcPr>
          <w:p w14:paraId="6F50E1E7" w14:textId="4B57F07C" w:rsidR="001D3344" w:rsidRPr="008D16A1" w:rsidRDefault="001D3344" w:rsidP="001D3344">
            <w:pPr>
              <w:spacing w:line="240" w:lineRule="auto"/>
              <w:ind w:firstLine="0"/>
              <w:jc w:val="center"/>
              <w:rPr>
                <w:ins w:id="340" w:author="Zhou Arespur" w:date="2022-03-23T16:44:00Z"/>
                <w:rFonts w:eastAsia="Times New Roman" w:cs="Times New Roman"/>
                <w:color w:val="000000"/>
                <w:rPrChange w:id="341" w:author="Zhou Arespur" w:date="2022-03-23T16:49:00Z">
                  <w:rPr>
                    <w:ins w:id="342" w:author="Zhou Arespur" w:date="2022-03-23T16:44:00Z"/>
                    <w:rFonts w:ascii="Calibri" w:eastAsia="Times New Roman" w:hAnsi="Calibri"/>
                    <w:b/>
                    <w:bCs/>
                    <w:color w:val="000000"/>
                  </w:rPr>
                </w:rPrChange>
              </w:rPr>
            </w:pPr>
            <m:oMathPara>
              <m:oMath>
                <m:sSub>
                  <m:sSubPr>
                    <m:ctrlPr>
                      <w:ins w:id="343" w:author="Zhou Arespur" w:date="2022-03-23T16:44:00Z">
                        <w:rPr>
                          <w:rFonts w:ascii="Cambria Math" w:eastAsia="Times New Roman" w:hAnsi="Cambria Math" w:cs="Times New Roman"/>
                          <w:i/>
                          <w:color w:val="000000"/>
                          <w:rPrChange w:id="344" w:author="Zhou Arespur" w:date="2022-03-23T16:49:00Z">
                            <w:rPr>
                              <w:rFonts w:ascii="Cambria Math" w:eastAsia="Times New Roman" w:hAnsi="Cambria Math"/>
                              <w:b/>
                              <w:bCs/>
                              <w:i/>
                              <w:color w:val="000000"/>
                            </w:rPr>
                          </w:rPrChange>
                        </w:rPr>
                      </w:ins>
                    </m:ctrlPr>
                  </m:sSubPr>
                  <m:e>
                    <m:r>
                      <w:ins w:id="345" w:author="Zhou Arespur" w:date="2022-03-23T16:44:00Z">
                        <w:rPr>
                          <w:rFonts w:ascii="Cambria Math" w:eastAsia="Times New Roman" w:hAnsi="Cambria Math" w:cs="Times New Roman"/>
                          <w:color w:val="000000"/>
                          <w:rPrChange w:id="346" w:author="Zhou Arespur" w:date="2022-03-23T16:49:00Z">
                            <w:rPr>
                              <w:rFonts w:ascii="Cambria Math" w:eastAsia="Times New Roman" w:hAnsi="Cambria Math" w:cs="Times New Roman"/>
                              <w:color w:val="000000"/>
                            </w:rPr>
                          </w:rPrChange>
                        </w:rPr>
                        <m:t>θ</m:t>
                      </w:ins>
                    </m:r>
                  </m:e>
                  <m:sub>
                    <m:r>
                      <w:ins w:id="347" w:author="Zhou Arespur" w:date="2022-03-23T16:44:00Z">
                        <w:rPr>
                          <w:rFonts w:ascii="Cambria Math" w:eastAsia="Times New Roman" w:hAnsi="Cambria Math" w:cs="Times New Roman"/>
                          <w:color w:val="000000"/>
                          <w:rPrChange w:id="348" w:author="Zhou Arespur" w:date="2022-03-23T16:49:00Z">
                            <w:rPr>
                              <w:rFonts w:ascii="Cambria Math" w:eastAsia="Times New Roman" w:hAnsi="Cambria Math" w:cs="Times New Roman"/>
                              <w:color w:val="000000"/>
                            </w:rPr>
                          </w:rPrChange>
                        </w:rPr>
                        <m:t>2</m:t>
                      </w:ins>
                    </m:r>
                  </m:sub>
                </m:sSub>
              </m:oMath>
            </m:oMathPara>
          </w:p>
        </w:tc>
        <w:tc>
          <w:tcPr>
            <w:tcW w:w="976" w:type="dxa"/>
            <w:noWrap/>
            <w:hideMark/>
            <w:tcPrChange w:id="349" w:author="Zhou Arespur" w:date="2022-03-23T16:45:00Z">
              <w:tcPr>
                <w:tcW w:w="976" w:type="dxa"/>
                <w:noWrap/>
                <w:hideMark/>
              </w:tcPr>
            </w:tcPrChange>
          </w:tcPr>
          <w:p w14:paraId="0CF73ECD" w14:textId="32B32C17" w:rsidR="001D3344" w:rsidRPr="008D16A1" w:rsidRDefault="001D3344" w:rsidP="001D3344">
            <w:pPr>
              <w:spacing w:line="240" w:lineRule="auto"/>
              <w:ind w:firstLine="0"/>
              <w:jc w:val="center"/>
              <w:rPr>
                <w:ins w:id="350" w:author="Zhou Arespur" w:date="2022-03-23T16:44:00Z"/>
                <w:rFonts w:eastAsia="Times New Roman" w:cs="Times New Roman"/>
                <w:color w:val="000000"/>
                <w:rPrChange w:id="351" w:author="Zhou Arespur" w:date="2022-03-23T16:49:00Z">
                  <w:rPr>
                    <w:ins w:id="352" w:author="Zhou Arespur" w:date="2022-03-23T16:44:00Z"/>
                    <w:rFonts w:ascii="Calibri" w:eastAsia="Times New Roman" w:hAnsi="Calibri"/>
                    <w:b/>
                    <w:bCs/>
                    <w:color w:val="000000"/>
                  </w:rPr>
                </w:rPrChange>
              </w:rPr>
            </w:pPr>
            <m:oMathPara>
              <m:oMath>
                <m:sSub>
                  <m:sSubPr>
                    <m:ctrlPr>
                      <w:ins w:id="353" w:author="Zhou Arespur" w:date="2022-03-23T16:44:00Z">
                        <w:rPr>
                          <w:rFonts w:ascii="Cambria Math" w:eastAsia="Times New Roman" w:hAnsi="Cambria Math" w:cs="Times New Roman"/>
                          <w:i/>
                          <w:color w:val="000000"/>
                          <w:rPrChange w:id="354" w:author="Zhou Arespur" w:date="2022-03-23T16:49:00Z">
                            <w:rPr>
                              <w:rFonts w:ascii="Cambria Math" w:eastAsia="Times New Roman" w:hAnsi="Cambria Math"/>
                              <w:b/>
                              <w:bCs/>
                              <w:i/>
                              <w:color w:val="000000"/>
                            </w:rPr>
                          </w:rPrChange>
                        </w:rPr>
                      </w:ins>
                    </m:ctrlPr>
                  </m:sSubPr>
                  <m:e>
                    <m:r>
                      <w:ins w:id="355" w:author="Zhou Arespur" w:date="2022-03-23T16:44:00Z">
                        <w:rPr>
                          <w:rFonts w:ascii="Cambria Math" w:eastAsia="Times New Roman" w:hAnsi="Cambria Math" w:cs="Times New Roman"/>
                          <w:color w:val="000000"/>
                          <w:rPrChange w:id="356" w:author="Zhou Arespur" w:date="2022-03-23T16:49:00Z">
                            <w:rPr>
                              <w:rFonts w:ascii="Cambria Math" w:eastAsia="Times New Roman" w:hAnsi="Cambria Math" w:cs="Times New Roman"/>
                              <w:color w:val="000000"/>
                            </w:rPr>
                          </w:rPrChange>
                        </w:rPr>
                        <m:t>γ</m:t>
                      </w:ins>
                    </m:r>
                  </m:e>
                  <m:sub>
                    <m:r>
                      <w:ins w:id="357" w:author="Zhou Arespur" w:date="2022-03-23T16:44:00Z">
                        <w:rPr>
                          <w:rFonts w:ascii="Cambria Math" w:eastAsia="Times New Roman" w:hAnsi="Cambria Math" w:cs="Times New Roman"/>
                          <w:color w:val="000000"/>
                          <w:rPrChange w:id="358" w:author="Zhou Arespur" w:date="2022-03-23T16:49:00Z">
                            <w:rPr>
                              <w:rFonts w:ascii="Cambria Math" w:eastAsia="Times New Roman" w:hAnsi="Cambria Math" w:cs="Times New Roman"/>
                              <w:color w:val="000000"/>
                            </w:rPr>
                          </w:rPrChange>
                        </w:rPr>
                        <m:t>1</m:t>
                      </w:ins>
                    </m:r>
                  </m:sub>
                </m:sSub>
              </m:oMath>
            </m:oMathPara>
          </w:p>
        </w:tc>
        <w:tc>
          <w:tcPr>
            <w:tcW w:w="976" w:type="dxa"/>
            <w:noWrap/>
            <w:hideMark/>
            <w:tcPrChange w:id="359" w:author="Zhou Arespur" w:date="2022-03-23T16:45:00Z">
              <w:tcPr>
                <w:tcW w:w="976" w:type="dxa"/>
                <w:noWrap/>
                <w:hideMark/>
              </w:tcPr>
            </w:tcPrChange>
          </w:tcPr>
          <w:p w14:paraId="0430F6E6" w14:textId="0DB66A09" w:rsidR="001D3344" w:rsidRPr="008D16A1" w:rsidRDefault="001D3344" w:rsidP="001D3344">
            <w:pPr>
              <w:spacing w:line="240" w:lineRule="auto"/>
              <w:ind w:firstLine="0"/>
              <w:jc w:val="center"/>
              <w:rPr>
                <w:ins w:id="360" w:author="Zhou Arespur" w:date="2022-03-23T16:44:00Z"/>
                <w:rFonts w:eastAsia="Times New Roman" w:cs="Times New Roman"/>
                <w:color w:val="000000"/>
                <w:rPrChange w:id="361" w:author="Zhou Arespur" w:date="2022-03-23T16:49:00Z">
                  <w:rPr>
                    <w:ins w:id="362" w:author="Zhou Arespur" w:date="2022-03-23T16:44:00Z"/>
                    <w:rFonts w:ascii="Calibri" w:eastAsia="Times New Roman" w:hAnsi="Calibri"/>
                    <w:b/>
                    <w:bCs/>
                    <w:color w:val="000000"/>
                  </w:rPr>
                </w:rPrChange>
              </w:rPr>
            </w:pPr>
            <m:oMathPara>
              <m:oMath>
                <m:sSub>
                  <m:sSubPr>
                    <m:ctrlPr>
                      <w:ins w:id="363" w:author="Zhou Arespur" w:date="2022-03-23T16:44:00Z">
                        <w:rPr>
                          <w:rFonts w:ascii="Cambria Math" w:eastAsia="Times New Roman" w:hAnsi="Cambria Math" w:cs="Times New Roman"/>
                          <w:i/>
                          <w:color w:val="000000"/>
                          <w:rPrChange w:id="364" w:author="Zhou Arespur" w:date="2022-03-23T16:49:00Z">
                            <w:rPr>
                              <w:rFonts w:ascii="Cambria Math" w:eastAsia="Times New Roman" w:hAnsi="Cambria Math"/>
                              <w:b/>
                              <w:bCs/>
                              <w:i/>
                              <w:color w:val="000000"/>
                            </w:rPr>
                          </w:rPrChange>
                        </w:rPr>
                      </w:ins>
                    </m:ctrlPr>
                  </m:sSubPr>
                  <m:e>
                    <m:r>
                      <w:ins w:id="365" w:author="Zhou Arespur" w:date="2022-03-23T16:44:00Z">
                        <w:rPr>
                          <w:rFonts w:ascii="Cambria Math" w:eastAsia="Times New Roman" w:hAnsi="Cambria Math" w:cs="Times New Roman"/>
                          <w:color w:val="000000"/>
                          <w:rPrChange w:id="366" w:author="Zhou Arespur" w:date="2022-03-23T16:49:00Z">
                            <w:rPr>
                              <w:rFonts w:ascii="Cambria Math" w:eastAsia="Times New Roman" w:hAnsi="Cambria Math" w:cs="Times New Roman"/>
                              <w:color w:val="000000"/>
                            </w:rPr>
                          </w:rPrChange>
                        </w:rPr>
                        <m:t>γ</m:t>
                      </w:ins>
                    </m:r>
                  </m:e>
                  <m:sub>
                    <m:r>
                      <w:ins w:id="367" w:author="Zhou Arespur" w:date="2022-03-23T16:44:00Z">
                        <w:rPr>
                          <w:rFonts w:ascii="Cambria Math" w:eastAsia="Times New Roman" w:hAnsi="Cambria Math" w:cs="Times New Roman"/>
                          <w:color w:val="000000"/>
                          <w:rPrChange w:id="368" w:author="Zhou Arespur" w:date="2022-03-23T16:49:00Z">
                            <w:rPr>
                              <w:rFonts w:ascii="Cambria Math" w:eastAsia="Times New Roman" w:hAnsi="Cambria Math" w:cs="Times New Roman"/>
                              <w:color w:val="000000"/>
                            </w:rPr>
                          </w:rPrChange>
                        </w:rPr>
                        <m:t>2</m:t>
                      </w:ins>
                    </m:r>
                  </m:sub>
                </m:sSub>
              </m:oMath>
            </m:oMathPara>
          </w:p>
        </w:tc>
        <w:tc>
          <w:tcPr>
            <w:tcW w:w="824" w:type="dxa"/>
            <w:noWrap/>
            <w:hideMark/>
            <w:tcPrChange w:id="369" w:author="Zhou Arespur" w:date="2022-03-23T16:45:00Z">
              <w:tcPr>
                <w:tcW w:w="824" w:type="dxa"/>
                <w:noWrap/>
                <w:hideMark/>
              </w:tcPr>
            </w:tcPrChange>
          </w:tcPr>
          <w:p w14:paraId="657C8069" w14:textId="51696781" w:rsidR="001D3344" w:rsidRPr="008D16A1" w:rsidRDefault="008D16A1" w:rsidP="001D3344">
            <w:pPr>
              <w:spacing w:line="240" w:lineRule="auto"/>
              <w:ind w:firstLine="0"/>
              <w:jc w:val="center"/>
              <w:rPr>
                <w:ins w:id="370" w:author="Zhou Arespur" w:date="2022-03-23T16:44:00Z"/>
                <w:rFonts w:eastAsia="Times New Roman" w:cs="Times New Roman"/>
                <w:color w:val="000000"/>
                <w:rPrChange w:id="371" w:author="Zhou Arespur" w:date="2022-03-23T16:49:00Z">
                  <w:rPr>
                    <w:ins w:id="372" w:author="Zhou Arespur" w:date="2022-03-23T16:44:00Z"/>
                    <w:rFonts w:ascii="Calibri" w:eastAsia="Times New Roman" w:hAnsi="Calibri"/>
                    <w:b/>
                    <w:bCs/>
                    <w:color w:val="000000"/>
                  </w:rPr>
                </w:rPrChange>
              </w:rPr>
            </w:pPr>
            <m:oMathPara>
              <m:oMath>
                <m:sSub>
                  <m:sSubPr>
                    <m:ctrlPr>
                      <w:ins w:id="373" w:author="Zhou Arespur" w:date="2022-03-23T16:48:00Z">
                        <w:rPr>
                          <w:rFonts w:ascii="Cambria Math" w:eastAsia="Times New Roman" w:hAnsi="Cambria Math" w:cs="Times New Roman"/>
                          <w:i/>
                          <w:color w:val="000000"/>
                          <w:rPrChange w:id="374" w:author="Zhou Arespur" w:date="2022-03-23T16:49:00Z">
                            <w:rPr>
                              <w:rFonts w:ascii="Cambria Math" w:eastAsia="Times New Roman" w:hAnsi="Cambria Math"/>
                              <w:b/>
                              <w:i/>
                              <w:color w:val="000000"/>
                            </w:rPr>
                          </w:rPrChange>
                        </w:rPr>
                      </w:ins>
                    </m:ctrlPr>
                  </m:sSubPr>
                  <m:e>
                    <m:r>
                      <w:ins w:id="375" w:author="Zhou Arespur" w:date="2022-03-23T16:44:00Z">
                        <w:rPr>
                          <w:rFonts w:ascii="Cambria Math" w:eastAsia="Times New Roman" w:hAnsi="Cambria Math" w:cs="Times New Roman"/>
                          <w:color w:val="000000"/>
                          <w:rPrChange w:id="376" w:author="Zhou Arespur" w:date="2022-03-23T16:49:00Z">
                            <w:rPr>
                              <w:rFonts w:ascii="Cambria Math" w:eastAsia="Times New Roman" w:hAnsi="Cambria Math" w:cs="Times New Roman"/>
                              <w:color w:val="000000"/>
                            </w:rPr>
                          </w:rPrChange>
                        </w:rPr>
                        <m:t>σ</m:t>
                      </w:ins>
                    </m:r>
                  </m:e>
                  <m:sub>
                    <m:r>
                      <w:ins w:id="377" w:author="Zhou Arespur" w:date="2022-03-23T16:48:00Z">
                        <w:rPr>
                          <w:rFonts w:ascii="Cambria Math" w:eastAsia="Times New Roman" w:hAnsi="Cambria Math" w:cs="Times New Roman"/>
                          <w:color w:val="000000"/>
                          <w:rPrChange w:id="378" w:author="Zhou Arespur" w:date="2022-03-23T16:49:00Z">
                            <w:rPr>
                              <w:rFonts w:ascii="Cambria Math" w:eastAsia="Times New Roman" w:hAnsi="Cambria Math" w:cs="Times New Roman"/>
                              <w:color w:val="000000"/>
                            </w:rPr>
                          </w:rPrChange>
                        </w:rPr>
                        <m:t>F</m:t>
                      </w:ins>
                    </m:r>
                  </m:sub>
                </m:sSub>
              </m:oMath>
            </m:oMathPara>
          </w:p>
        </w:tc>
      </w:tr>
      <w:tr w:rsidR="001D3344" w:rsidRPr="001D3344" w14:paraId="35249AFD" w14:textId="77777777" w:rsidTr="001D3344">
        <w:trPr>
          <w:trHeight w:val="288"/>
          <w:ins w:id="379" w:author="Zhou Arespur" w:date="2022-03-23T16:44:00Z"/>
          <w:trPrChange w:id="380" w:author="Zhou Arespur" w:date="2022-03-23T16:45:00Z">
            <w:trPr>
              <w:trHeight w:val="288"/>
            </w:trPr>
          </w:trPrChange>
        </w:trPr>
        <w:tc>
          <w:tcPr>
            <w:tcW w:w="1099" w:type="dxa"/>
            <w:noWrap/>
            <w:hideMark/>
            <w:tcPrChange w:id="381" w:author="Zhou Arespur" w:date="2022-03-23T16:45:00Z">
              <w:tcPr>
                <w:tcW w:w="1099" w:type="dxa"/>
                <w:noWrap/>
                <w:hideMark/>
              </w:tcPr>
            </w:tcPrChange>
          </w:tcPr>
          <w:p w14:paraId="511D7ABA" w14:textId="7C7429A0" w:rsidR="001D3344" w:rsidRPr="008D16A1" w:rsidRDefault="001D3344" w:rsidP="001D3344">
            <w:pPr>
              <w:spacing w:line="240" w:lineRule="auto"/>
              <w:ind w:firstLine="0"/>
              <w:jc w:val="center"/>
              <w:rPr>
                <w:ins w:id="382" w:author="Zhou Arespur" w:date="2022-03-23T16:44:00Z"/>
                <w:rFonts w:eastAsia="Times New Roman" w:cs="Times New Roman"/>
                <w:color w:val="000000"/>
                <w:rPrChange w:id="383" w:author="Zhou Arespur" w:date="2022-03-23T16:49:00Z">
                  <w:rPr>
                    <w:ins w:id="384" w:author="Zhou Arespur" w:date="2022-03-23T16:44:00Z"/>
                    <w:rFonts w:ascii="Calibri" w:eastAsia="Times New Roman" w:hAnsi="Calibri"/>
                    <w:b/>
                    <w:bCs/>
                    <w:color w:val="000000"/>
                  </w:rPr>
                </w:rPrChange>
              </w:rPr>
            </w:pPr>
            <m:oMathPara>
              <m:oMath>
                <m:sSub>
                  <m:sSubPr>
                    <m:ctrlPr>
                      <w:ins w:id="385" w:author="Zhou Arespur" w:date="2022-03-23T16:44:00Z">
                        <w:rPr>
                          <w:rFonts w:ascii="Cambria Math" w:eastAsia="Times New Roman" w:hAnsi="Cambria Math" w:cs="Times New Roman"/>
                          <w:i/>
                          <w:color w:val="000000"/>
                          <w:rPrChange w:id="386" w:author="Zhou Arespur" w:date="2022-03-23T16:49:00Z">
                            <w:rPr>
                              <w:rFonts w:ascii="Cambria Math" w:eastAsia="Times New Roman" w:hAnsi="Cambria Math"/>
                              <w:i/>
                              <w:color w:val="000000"/>
                            </w:rPr>
                          </w:rPrChange>
                        </w:rPr>
                      </w:ins>
                    </m:ctrlPr>
                  </m:sSubPr>
                  <m:e>
                    <m:r>
                      <w:ins w:id="387" w:author="Zhou Arespur" w:date="2022-03-23T16:44:00Z">
                        <w:rPr>
                          <w:rFonts w:ascii="Cambria Math" w:eastAsia="Times New Roman" w:hAnsi="Cambria Math" w:cs="Times New Roman"/>
                          <w:color w:val="000000"/>
                          <w:rPrChange w:id="388" w:author="Zhou Arespur" w:date="2022-03-23T16:49:00Z">
                            <w:rPr>
                              <w:rFonts w:ascii="Cambria Math" w:eastAsia="Times New Roman" w:hAnsi="Cambria Math" w:cs="Times New Roman"/>
                              <w:color w:val="000000"/>
                            </w:rPr>
                          </w:rPrChange>
                        </w:rPr>
                        <m:t>O</m:t>
                      </w:ins>
                    </m:r>
                  </m:e>
                  <m:sub>
                    <m:r>
                      <w:ins w:id="389" w:author="Zhou Arespur" w:date="2022-03-23T16:44:00Z">
                        <w:rPr>
                          <w:rFonts w:ascii="Cambria Math" w:eastAsia="Times New Roman" w:hAnsi="Cambria Math" w:cs="Times New Roman"/>
                          <w:color w:val="000000"/>
                          <w:rPrChange w:id="390" w:author="Zhou Arespur" w:date="2022-03-23T16:49:00Z">
                            <w:rPr>
                              <w:rFonts w:ascii="Cambria Math" w:eastAsia="Times New Roman" w:hAnsi="Cambria Math" w:cs="Times New Roman"/>
                              <w:color w:val="000000"/>
                            </w:rPr>
                          </w:rPrChange>
                        </w:rPr>
                        <m:t>2</m:t>
                      </w:ins>
                    </m:r>
                  </m:sub>
                </m:sSub>
              </m:oMath>
            </m:oMathPara>
          </w:p>
        </w:tc>
        <w:tc>
          <w:tcPr>
            <w:tcW w:w="795" w:type="dxa"/>
            <w:noWrap/>
            <w:hideMark/>
            <w:tcPrChange w:id="391" w:author="Zhou Arespur" w:date="2022-03-23T16:45:00Z">
              <w:tcPr>
                <w:tcW w:w="795" w:type="dxa"/>
                <w:noWrap/>
                <w:hideMark/>
              </w:tcPr>
            </w:tcPrChange>
          </w:tcPr>
          <w:p w14:paraId="72FA2196" w14:textId="77777777" w:rsidR="001D3344" w:rsidRPr="001D3344" w:rsidRDefault="001D3344" w:rsidP="001D3344">
            <w:pPr>
              <w:spacing w:line="240" w:lineRule="auto"/>
              <w:ind w:firstLine="0"/>
              <w:jc w:val="center"/>
              <w:rPr>
                <w:ins w:id="392" w:author="Zhou Arespur" w:date="2022-03-23T16:44:00Z"/>
                <w:rFonts w:ascii="Calibri" w:eastAsia="Times New Roman" w:hAnsi="Calibri"/>
                <w:color w:val="000000"/>
              </w:rPr>
            </w:pPr>
            <w:ins w:id="393" w:author="Zhou Arespur" w:date="2022-03-23T16:44:00Z">
              <w:r w:rsidRPr="001D3344">
                <w:rPr>
                  <w:rFonts w:ascii="Calibri" w:eastAsia="Times New Roman" w:hAnsi="Calibri"/>
                  <w:color w:val="000000"/>
                </w:rPr>
                <w:t>1.040</w:t>
              </w:r>
            </w:ins>
          </w:p>
        </w:tc>
        <w:tc>
          <w:tcPr>
            <w:tcW w:w="795" w:type="dxa"/>
            <w:noWrap/>
            <w:hideMark/>
            <w:tcPrChange w:id="394" w:author="Zhou Arespur" w:date="2022-03-23T16:45:00Z">
              <w:tcPr>
                <w:tcW w:w="795" w:type="dxa"/>
                <w:noWrap/>
                <w:hideMark/>
              </w:tcPr>
            </w:tcPrChange>
          </w:tcPr>
          <w:p w14:paraId="00E7668A" w14:textId="77777777" w:rsidR="001D3344" w:rsidRPr="001D3344" w:rsidRDefault="001D3344" w:rsidP="001D3344">
            <w:pPr>
              <w:spacing w:line="240" w:lineRule="auto"/>
              <w:ind w:firstLine="0"/>
              <w:jc w:val="center"/>
              <w:rPr>
                <w:ins w:id="395" w:author="Zhou Arespur" w:date="2022-03-23T16:44:00Z"/>
                <w:rFonts w:ascii="Calibri" w:eastAsia="Times New Roman" w:hAnsi="Calibri"/>
                <w:color w:val="000000"/>
              </w:rPr>
            </w:pPr>
            <w:ins w:id="396" w:author="Zhou Arespur" w:date="2022-03-23T16:44:00Z">
              <w:r w:rsidRPr="001D3344">
                <w:rPr>
                  <w:rFonts w:ascii="Calibri" w:eastAsia="Times New Roman" w:hAnsi="Calibri"/>
                  <w:color w:val="000000"/>
                </w:rPr>
                <w:t>-0.210</w:t>
              </w:r>
            </w:ins>
          </w:p>
        </w:tc>
        <w:tc>
          <w:tcPr>
            <w:tcW w:w="869" w:type="dxa"/>
            <w:noWrap/>
            <w:hideMark/>
            <w:tcPrChange w:id="397" w:author="Zhou Arespur" w:date="2022-03-23T16:45:00Z">
              <w:tcPr>
                <w:tcW w:w="869" w:type="dxa"/>
                <w:noWrap/>
                <w:hideMark/>
              </w:tcPr>
            </w:tcPrChange>
          </w:tcPr>
          <w:p w14:paraId="4855771A" w14:textId="77777777" w:rsidR="001D3344" w:rsidRPr="001D3344" w:rsidRDefault="001D3344" w:rsidP="001D3344">
            <w:pPr>
              <w:spacing w:line="240" w:lineRule="auto"/>
              <w:ind w:firstLine="0"/>
              <w:jc w:val="center"/>
              <w:rPr>
                <w:ins w:id="398" w:author="Zhou Arespur" w:date="2022-03-23T16:44:00Z"/>
                <w:rFonts w:ascii="Calibri" w:eastAsia="Times New Roman" w:hAnsi="Calibri"/>
                <w:color w:val="000000"/>
              </w:rPr>
            </w:pPr>
            <w:ins w:id="399" w:author="Zhou Arespur" w:date="2022-03-23T16:44:00Z">
              <w:r w:rsidRPr="001D3344">
                <w:rPr>
                  <w:rFonts w:ascii="Calibri" w:eastAsia="Times New Roman" w:hAnsi="Calibri"/>
                  <w:color w:val="000000"/>
                </w:rPr>
                <w:t>0.082</w:t>
              </w:r>
            </w:ins>
          </w:p>
        </w:tc>
        <w:tc>
          <w:tcPr>
            <w:tcW w:w="729" w:type="dxa"/>
            <w:noWrap/>
            <w:hideMark/>
            <w:tcPrChange w:id="400" w:author="Zhou Arespur" w:date="2022-03-23T16:45:00Z">
              <w:tcPr>
                <w:tcW w:w="729" w:type="dxa"/>
                <w:noWrap/>
                <w:hideMark/>
              </w:tcPr>
            </w:tcPrChange>
          </w:tcPr>
          <w:p w14:paraId="11C6F86A" w14:textId="77777777" w:rsidR="001D3344" w:rsidRPr="001D3344" w:rsidRDefault="001D3344" w:rsidP="001D3344">
            <w:pPr>
              <w:spacing w:line="240" w:lineRule="auto"/>
              <w:ind w:firstLine="0"/>
              <w:jc w:val="center"/>
              <w:rPr>
                <w:ins w:id="401" w:author="Zhou Arespur" w:date="2022-03-23T16:44:00Z"/>
                <w:rFonts w:ascii="Calibri" w:eastAsia="Times New Roman" w:hAnsi="Calibri"/>
                <w:color w:val="000000"/>
              </w:rPr>
            </w:pPr>
            <w:ins w:id="402" w:author="Zhou Arespur" w:date="2022-03-23T16:44:00Z">
              <w:r w:rsidRPr="001D3344">
                <w:rPr>
                  <w:rFonts w:ascii="Calibri" w:eastAsia="Times New Roman" w:hAnsi="Calibri"/>
                  <w:color w:val="000000"/>
                </w:rPr>
                <w:t>0.060</w:t>
              </w:r>
            </w:ins>
          </w:p>
        </w:tc>
        <w:tc>
          <w:tcPr>
            <w:tcW w:w="794" w:type="dxa"/>
            <w:noWrap/>
            <w:hideMark/>
            <w:tcPrChange w:id="403" w:author="Zhou Arespur" w:date="2022-03-23T16:45:00Z">
              <w:tcPr>
                <w:tcW w:w="794" w:type="dxa"/>
                <w:noWrap/>
                <w:hideMark/>
              </w:tcPr>
            </w:tcPrChange>
          </w:tcPr>
          <w:p w14:paraId="1934C2E4" w14:textId="77777777" w:rsidR="001D3344" w:rsidRPr="001D3344" w:rsidRDefault="001D3344" w:rsidP="001D3344">
            <w:pPr>
              <w:spacing w:line="240" w:lineRule="auto"/>
              <w:ind w:firstLine="0"/>
              <w:jc w:val="center"/>
              <w:rPr>
                <w:ins w:id="404" w:author="Zhou Arespur" w:date="2022-03-23T16:44:00Z"/>
                <w:rFonts w:ascii="Calibri" w:eastAsia="Times New Roman" w:hAnsi="Calibri"/>
                <w:color w:val="000000"/>
              </w:rPr>
            </w:pPr>
            <w:ins w:id="405" w:author="Zhou Arespur" w:date="2022-03-23T16:44:00Z">
              <w:r w:rsidRPr="001D3344">
                <w:rPr>
                  <w:rFonts w:ascii="Calibri" w:eastAsia="Times New Roman" w:hAnsi="Calibri"/>
                  <w:color w:val="000000"/>
                </w:rPr>
                <w:t>1.081</w:t>
              </w:r>
            </w:ins>
          </w:p>
        </w:tc>
        <w:tc>
          <w:tcPr>
            <w:tcW w:w="794" w:type="dxa"/>
            <w:noWrap/>
            <w:hideMark/>
            <w:tcPrChange w:id="406" w:author="Zhou Arespur" w:date="2022-03-23T16:45:00Z">
              <w:tcPr>
                <w:tcW w:w="794" w:type="dxa"/>
                <w:noWrap/>
                <w:hideMark/>
              </w:tcPr>
            </w:tcPrChange>
          </w:tcPr>
          <w:p w14:paraId="18256A24" w14:textId="77777777" w:rsidR="001D3344" w:rsidRPr="001D3344" w:rsidRDefault="001D3344" w:rsidP="001D3344">
            <w:pPr>
              <w:spacing w:line="240" w:lineRule="auto"/>
              <w:ind w:firstLine="0"/>
              <w:jc w:val="center"/>
              <w:rPr>
                <w:ins w:id="407" w:author="Zhou Arespur" w:date="2022-03-23T16:44:00Z"/>
                <w:rFonts w:ascii="Calibri" w:eastAsia="Times New Roman" w:hAnsi="Calibri"/>
                <w:color w:val="000000"/>
              </w:rPr>
            </w:pPr>
            <w:ins w:id="408" w:author="Zhou Arespur" w:date="2022-03-23T16:44:00Z">
              <w:r w:rsidRPr="001D3344">
                <w:rPr>
                  <w:rFonts w:ascii="Calibri" w:eastAsia="Times New Roman" w:hAnsi="Calibri"/>
                  <w:color w:val="000000"/>
                </w:rPr>
                <w:t>-0.226</w:t>
              </w:r>
            </w:ins>
          </w:p>
        </w:tc>
        <w:tc>
          <w:tcPr>
            <w:tcW w:w="794" w:type="dxa"/>
            <w:noWrap/>
            <w:hideMark/>
            <w:tcPrChange w:id="409" w:author="Zhou Arespur" w:date="2022-03-23T16:45:00Z">
              <w:tcPr>
                <w:tcW w:w="794" w:type="dxa"/>
                <w:noWrap/>
                <w:hideMark/>
              </w:tcPr>
            </w:tcPrChange>
          </w:tcPr>
          <w:p w14:paraId="6E659B3A" w14:textId="77777777" w:rsidR="001D3344" w:rsidRPr="001D3344" w:rsidRDefault="001D3344" w:rsidP="001D3344">
            <w:pPr>
              <w:spacing w:line="240" w:lineRule="auto"/>
              <w:ind w:firstLine="0"/>
              <w:jc w:val="center"/>
              <w:rPr>
                <w:ins w:id="410" w:author="Zhou Arespur" w:date="2022-03-23T16:44:00Z"/>
                <w:rFonts w:ascii="Calibri" w:eastAsia="Times New Roman" w:hAnsi="Calibri"/>
                <w:color w:val="000000"/>
              </w:rPr>
            </w:pPr>
            <w:ins w:id="411" w:author="Zhou Arespur" w:date="2022-03-23T16:44:00Z">
              <w:r w:rsidRPr="001D3344">
                <w:rPr>
                  <w:rFonts w:ascii="Calibri" w:eastAsia="Times New Roman" w:hAnsi="Calibri"/>
                  <w:color w:val="000000"/>
                </w:rPr>
                <w:t>-0.007</w:t>
              </w:r>
            </w:ins>
          </w:p>
        </w:tc>
        <w:tc>
          <w:tcPr>
            <w:tcW w:w="976" w:type="dxa"/>
            <w:noWrap/>
            <w:hideMark/>
            <w:tcPrChange w:id="412" w:author="Zhou Arespur" w:date="2022-03-23T16:45:00Z">
              <w:tcPr>
                <w:tcW w:w="976" w:type="dxa"/>
                <w:noWrap/>
                <w:hideMark/>
              </w:tcPr>
            </w:tcPrChange>
          </w:tcPr>
          <w:p w14:paraId="4B00EA18" w14:textId="77777777" w:rsidR="001D3344" w:rsidRPr="001D3344" w:rsidRDefault="001D3344" w:rsidP="001D3344">
            <w:pPr>
              <w:spacing w:line="240" w:lineRule="auto"/>
              <w:ind w:firstLine="0"/>
              <w:jc w:val="center"/>
              <w:rPr>
                <w:ins w:id="413" w:author="Zhou Arespur" w:date="2022-03-23T16:44:00Z"/>
                <w:rFonts w:ascii="Calibri" w:eastAsia="Times New Roman" w:hAnsi="Calibri"/>
                <w:color w:val="000000"/>
              </w:rPr>
            </w:pPr>
            <w:ins w:id="414" w:author="Zhou Arespur" w:date="2022-03-23T16:44:00Z">
              <w:r w:rsidRPr="001D3344">
                <w:rPr>
                  <w:rFonts w:ascii="Calibri" w:eastAsia="Times New Roman" w:hAnsi="Calibri"/>
                  <w:color w:val="000000"/>
                </w:rPr>
                <w:t>0.068</w:t>
              </w:r>
            </w:ins>
          </w:p>
        </w:tc>
        <w:tc>
          <w:tcPr>
            <w:tcW w:w="976" w:type="dxa"/>
            <w:noWrap/>
            <w:hideMark/>
            <w:tcPrChange w:id="415" w:author="Zhou Arespur" w:date="2022-03-23T16:45:00Z">
              <w:tcPr>
                <w:tcW w:w="976" w:type="dxa"/>
                <w:noWrap/>
                <w:hideMark/>
              </w:tcPr>
            </w:tcPrChange>
          </w:tcPr>
          <w:p w14:paraId="7D217574" w14:textId="77777777" w:rsidR="001D3344" w:rsidRPr="001D3344" w:rsidRDefault="001D3344" w:rsidP="001D3344">
            <w:pPr>
              <w:spacing w:line="240" w:lineRule="auto"/>
              <w:ind w:firstLine="0"/>
              <w:jc w:val="center"/>
              <w:rPr>
                <w:ins w:id="416" w:author="Zhou Arespur" w:date="2022-03-23T16:44:00Z"/>
                <w:rFonts w:ascii="Calibri" w:eastAsia="Times New Roman" w:hAnsi="Calibri"/>
                <w:color w:val="000000"/>
              </w:rPr>
            </w:pPr>
            <w:ins w:id="417" w:author="Zhou Arespur" w:date="2022-03-23T16:44:00Z">
              <w:r w:rsidRPr="001D3344">
                <w:rPr>
                  <w:rFonts w:ascii="Calibri" w:eastAsia="Times New Roman" w:hAnsi="Calibri"/>
                  <w:color w:val="000000"/>
                </w:rPr>
                <w:t>0.305</w:t>
              </w:r>
            </w:ins>
          </w:p>
        </w:tc>
        <w:tc>
          <w:tcPr>
            <w:tcW w:w="824" w:type="dxa"/>
            <w:noWrap/>
            <w:hideMark/>
            <w:tcPrChange w:id="418" w:author="Zhou Arespur" w:date="2022-03-23T16:45:00Z">
              <w:tcPr>
                <w:tcW w:w="824" w:type="dxa"/>
                <w:noWrap/>
                <w:hideMark/>
              </w:tcPr>
            </w:tcPrChange>
          </w:tcPr>
          <w:p w14:paraId="07A3E213" w14:textId="77777777" w:rsidR="001D3344" w:rsidRPr="001D3344" w:rsidRDefault="001D3344" w:rsidP="001D3344">
            <w:pPr>
              <w:spacing w:line="240" w:lineRule="auto"/>
              <w:ind w:firstLine="0"/>
              <w:jc w:val="center"/>
              <w:rPr>
                <w:ins w:id="419" w:author="Zhou Arespur" w:date="2022-03-23T16:44:00Z"/>
                <w:rFonts w:ascii="Calibri" w:eastAsia="Times New Roman" w:hAnsi="Calibri"/>
                <w:color w:val="000000"/>
              </w:rPr>
            </w:pPr>
            <w:ins w:id="420" w:author="Zhou Arespur" w:date="2022-03-23T16:44:00Z">
              <w:r w:rsidRPr="001D3344">
                <w:rPr>
                  <w:rFonts w:ascii="Calibri" w:eastAsia="Times New Roman" w:hAnsi="Calibri"/>
                  <w:color w:val="000000"/>
                </w:rPr>
                <w:t>0.077</w:t>
              </w:r>
            </w:ins>
          </w:p>
        </w:tc>
      </w:tr>
      <w:tr w:rsidR="001D3344" w:rsidRPr="001D3344" w14:paraId="36FAFFF9" w14:textId="77777777" w:rsidTr="001D3344">
        <w:trPr>
          <w:trHeight w:val="288"/>
          <w:ins w:id="421" w:author="Zhou Arespur" w:date="2022-03-23T16:44:00Z"/>
          <w:trPrChange w:id="422" w:author="Zhou Arespur" w:date="2022-03-23T16:45:00Z">
            <w:trPr>
              <w:trHeight w:val="288"/>
            </w:trPr>
          </w:trPrChange>
        </w:trPr>
        <w:tc>
          <w:tcPr>
            <w:tcW w:w="1099" w:type="dxa"/>
            <w:noWrap/>
            <w:hideMark/>
            <w:tcPrChange w:id="423" w:author="Zhou Arespur" w:date="2022-03-23T16:45:00Z">
              <w:tcPr>
                <w:tcW w:w="1099" w:type="dxa"/>
                <w:noWrap/>
                <w:hideMark/>
              </w:tcPr>
            </w:tcPrChange>
          </w:tcPr>
          <w:p w14:paraId="585ABC91" w14:textId="5099FEAE" w:rsidR="001D3344" w:rsidRPr="008D16A1" w:rsidRDefault="001D3344" w:rsidP="001D3344">
            <w:pPr>
              <w:spacing w:line="240" w:lineRule="auto"/>
              <w:ind w:firstLine="0"/>
              <w:jc w:val="center"/>
              <w:rPr>
                <w:ins w:id="424" w:author="Zhou Arespur" w:date="2022-03-23T16:44:00Z"/>
                <w:rFonts w:eastAsia="Times New Roman" w:cs="Times New Roman"/>
                <w:color w:val="000000"/>
                <w:rPrChange w:id="425" w:author="Zhou Arespur" w:date="2022-03-23T16:49:00Z">
                  <w:rPr>
                    <w:ins w:id="426" w:author="Zhou Arespur" w:date="2022-03-23T16:44:00Z"/>
                    <w:rFonts w:ascii="Calibri" w:eastAsia="Times New Roman" w:hAnsi="Calibri"/>
                    <w:b/>
                    <w:bCs/>
                    <w:color w:val="000000"/>
                  </w:rPr>
                </w:rPrChange>
              </w:rPr>
            </w:pPr>
            <m:oMathPara>
              <m:oMath>
                <m:sSub>
                  <m:sSubPr>
                    <m:ctrlPr>
                      <w:ins w:id="427" w:author="Zhou Arespur" w:date="2022-03-23T16:44:00Z">
                        <w:rPr>
                          <w:rFonts w:ascii="Cambria Math" w:eastAsia="Times New Roman" w:hAnsi="Cambria Math" w:cs="Times New Roman"/>
                          <w:i/>
                          <w:color w:val="000000"/>
                          <w:rPrChange w:id="428" w:author="Zhou Arespur" w:date="2022-03-23T16:49:00Z">
                            <w:rPr>
                              <w:rFonts w:ascii="Cambria Math" w:eastAsia="Times New Roman" w:hAnsi="Cambria Math"/>
                              <w:i/>
                              <w:color w:val="000000"/>
                            </w:rPr>
                          </w:rPrChange>
                        </w:rPr>
                      </w:ins>
                    </m:ctrlPr>
                  </m:sSubPr>
                  <m:e>
                    <m:r>
                      <w:ins w:id="429" w:author="Zhou Arespur" w:date="2022-03-23T16:44:00Z">
                        <w:rPr>
                          <w:rFonts w:ascii="Cambria Math" w:eastAsia="Times New Roman" w:hAnsi="Cambria Math" w:cs="Times New Roman"/>
                          <w:color w:val="000000"/>
                          <w:rPrChange w:id="430" w:author="Zhou Arespur" w:date="2022-03-23T16:49:00Z">
                            <w:rPr>
                              <w:rFonts w:ascii="Cambria Math" w:eastAsia="Times New Roman" w:hAnsi="Cambria Math" w:cs="Times New Roman"/>
                              <w:color w:val="000000"/>
                            </w:rPr>
                          </w:rPrChange>
                        </w:rPr>
                        <m:t>C</m:t>
                      </w:ins>
                    </m:r>
                  </m:e>
                  <m:sub>
                    <m:r>
                      <w:ins w:id="431" w:author="Zhou Arespur" w:date="2022-03-23T16:44:00Z">
                        <w:rPr>
                          <w:rFonts w:ascii="Cambria Math" w:eastAsia="Times New Roman" w:hAnsi="Cambria Math" w:cs="Times New Roman"/>
                          <w:color w:val="000000"/>
                          <w:rPrChange w:id="432" w:author="Zhou Arespur" w:date="2022-03-23T16:49:00Z">
                            <w:rPr>
                              <w:rFonts w:ascii="Cambria Math" w:eastAsia="Times New Roman" w:hAnsi="Cambria Math" w:cs="Times New Roman"/>
                              <w:color w:val="000000"/>
                            </w:rPr>
                          </w:rPrChange>
                        </w:rPr>
                        <m:t>10</m:t>
                      </w:ins>
                    </m:r>
                  </m:sub>
                </m:sSub>
                <m:sSub>
                  <m:sSubPr>
                    <m:ctrlPr>
                      <w:ins w:id="433" w:author="Zhou Arespur" w:date="2022-03-23T16:44:00Z">
                        <w:rPr>
                          <w:rFonts w:ascii="Cambria Math" w:eastAsia="Times New Roman" w:hAnsi="Cambria Math" w:cs="Times New Roman"/>
                          <w:i/>
                          <w:color w:val="000000"/>
                          <w:rPrChange w:id="434" w:author="Zhou Arespur" w:date="2022-03-23T16:49:00Z">
                            <w:rPr>
                              <w:rFonts w:ascii="Cambria Math" w:eastAsia="Times New Roman" w:hAnsi="Cambria Math"/>
                              <w:i/>
                              <w:color w:val="000000"/>
                            </w:rPr>
                          </w:rPrChange>
                        </w:rPr>
                      </w:ins>
                    </m:ctrlPr>
                  </m:sSubPr>
                  <m:e>
                    <m:r>
                      <w:ins w:id="435" w:author="Zhou Arespur" w:date="2022-03-23T16:44:00Z">
                        <w:rPr>
                          <w:rFonts w:ascii="Cambria Math" w:eastAsia="Times New Roman" w:hAnsi="Cambria Math" w:cs="Times New Roman"/>
                          <w:color w:val="000000"/>
                          <w:rPrChange w:id="436" w:author="Zhou Arespur" w:date="2022-03-23T16:49:00Z">
                            <w:rPr>
                              <w:rFonts w:ascii="Cambria Math" w:eastAsia="Times New Roman" w:hAnsi="Cambria Math" w:cs="Times New Roman"/>
                              <w:color w:val="000000"/>
                            </w:rPr>
                          </w:rPrChange>
                        </w:rPr>
                        <m:t>H</m:t>
                      </w:ins>
                    </m:r>
                  </m:e>
                  <m:sub>
                    <m:r>
                      <w:ins w:id="437" w:author="Zhou Arespur" w:date="2022-03-23T16:44:00Z">
                        <w:rPr>
                          <w:rFonts w:ascii="Cambria Math" w:eastAsia="Times New Roman" w:hAnsi="Cambria Math" w:cs="Times New Roman"/>
                          <w:color w:val="000000"/>
                          <w:rPrChange w:id="438" w:author="Zhou Arespur" w:date="2022-03-23T16:49:00Z">
                            <w:rPr>
                              <w:rFonts w:ascii="Cambria Math" w:eastAsia="Times New Roman" w:hAnsi="Cambria Math" w:cs="Times New Roman"/>
                              <w:color w:val="000000"/>
                            </w:rPr>
                          </w:rPrChange>
                        </w:rPr>
                        <m:t>22</m:t>
                      </w:ins>
                    </m:r>
                  </m:sub>
                </m:sSub>
              </m:oMath>
            </m:oMathPara>
          </w:p>
        </w:tc>
        <w:tc>
          <w:tcPr>
            <w:tcW w:w="795" w:type="dxa"/>
            <w:noWrap/>
            <w:hideMark/>
            <w:tcPrChange w:id="439" w:author="Zhou Arespur" w:date="2022-03-23T16:45:00Z">
              <w:tcPr>
                <w:tcW w:w="795" w:type="dxa"/>
                <w:noWrap/>
                <w:hideMark/>
              </w:tcPr>
            </w:tcPrChange>
          </w:tcPr>
          <w:p w14:paraId="2C00ECA8" w14:textId="77777777" w:rsidR="001D3344" w:rsidRPr="001D3344" w:rsidRDefault="001D3344" w:rsidP="001D3344">
            <w:pPr>
              <w:spacing w:line="240" w:lineRule="auto"/>
              <w:ind w:firstLine="0"/>
              <w:jc w:val="center"/>
              <w:rPr>
                <w:ins w:id="440" w:author="Zhou Arespur" w:date="2022-03-23T16:44:00Z"/>
                <w:rFonts w:ascii="Calibri" w:eastAsia="Times New Roman" w:hAnsi="Calibri"/>
                <w:color w:val="000000"/>
              </w:rPr>
            </w:pPr>
            <w:ins w:id="441" w:author="Zhou Arespur" w:date="2022-03-23T16:44:00Z">
              <w:r w:rsidRPr="001D3344">
                <w:rPr>
                  <w:rFonts w:ascii="Calibri" w:eastAsia="Times New Roman" w:hAnsi="Calibri"/>
                  <w:color w:val="000000"/>
                </w:rPr>
                <w:t>2.580</w:t>
              </w:r>
            </w:ins>
          </w:p>
        </w:tc>
        <w:tc>
          <w:tcPr>
            <w:tcW w:w="795" w:type="dxa"/>
            <w:noWrap/>
            <w:hideMark/>
            <w:tcPrChange w:id="442" w:author="Zhou Arespur" w:date="2022-03-23T16:45:00Z">
              <w:tcPr>
                <w:tcW w:w="795" w:type="dxa"/>
                <w:noWrap/>
                <w:hideMark/>
              </w:tcPr>
            </w:tcPrChange>
          </w:tcPr>
          <w:p w14:paraId="3A83A4AD" w14:textId="77777777" w:rsidR="001D3344" w:rsidRPr="001D3344" w:rsidRDefault="001D3344" w:rsidP="001D3344">
            <w:pPr>
              <w:spacing w:line="240" w:lineRule="auto"/>
              <w:ind w:firstLine="0"/>
              <w:jc w:val="center"/>
              <w:rPr>
                <w:ins w:id="443" w:author="Zhou Arespur" w:date="2022-03-23T16:44:00Z"/>
                <w:rFonts w:ascii="Calibri" w:eastAsia="Times New Roman" w:hAnsi="Calibri"/>
                <w:color w:val="000000"/>
              </w:rPr>
            </w:pPr>
            <w:ins w:id="444" w:author="Zhou Arespur" w:date="2022-03-23T16:44:00Z">
              <w:r w:rsidRPr="001D3344">
                <w:rPr>
                  <w:rFonts w:ascii="Calibri" w:eastAsia="Times New Roman" w:hAnsi="Calibri"/>
                  <w:color w:val="000000"/>
                </w:rPr>
                <w:t>-1.410</w:t>
              </w:r>
            </w:ins>
          </w:p>
        </w:tc>
        <w:tc>
          <w:tcPr>
            <w:tcW w:w="869" w:type="dxa"/>
            <w:noWrap/>
            <w:hideMark/>
            <w:tcPrChange w:id="445" w:author="Zhou Arespur" w:date="2022-03-23T16:45:00Z">
              <w:tcPr>
                <w:tcW w:w="869" w:type="dxa"/>
                <w:noWrap/>
                <w:hideMark/>
              </w:tcPr>
            </w:tcPrChange>
          </w:tcPr>
          <w:p w14:paraId="67514ACD" w14:textId="77777777" w:rsidR="001D3344" w:rsidRPr="001D3344" w:rsidRDefault="001D3344" w:rsidP="001D3344">
            <w:pPr>
              <w:spacing w:line="240" w:lineRule="auto"/>
              <w:ind w:firstLine="0"/>
              <w:jc w:val="center"/>
              <w:rPr>
                <w:ins w:id="446" w:author="Zhou Arespur" w:date="2022-03-23T16:44:00Z"/>
                <w:rFonts w:ascii="Calibri" w:eastAsia="Times New Roman" w:hAnsi="Calibri"/>
                <w:color w:val="000000"/>
              </w:rPr>
            </w:pPr>
            <w:ins w:id="447" w:author="Zhou Arespur" w:date="2022-03-23T16:44:00Z">
              <w:r w:rsidRPr="001D3344">
                <w:rPr>
                  <w:rFonts w:ascii="Calibri" w:eastAsia="Times New Roman" w:hAnsi="Calibri"/>
                  <w:color w:val="000000"/>
                </w:rPr>
                <w:t>0.144</w:t>
              </w:r>
            </w:ins>
          </w:p>
        </w:tc>
        <w:tc>
          <w:tcPr>
            <w:tcW w:w="729" w:type="dxa"/>
            <w:noWrap/>
            <w:hideMark/>
            <w:tcPrChange w:id="448" w:author="Zhou Arespur" w:date="2022-03-23T16:45:00Z">
              <w:tcPr>
                <w:tcW w:w="729" w:type="dxa"/>
                <w:noWrap/>
                <w:hideMark/>
              </w:tcPr>
            </w:tcPrChange>
          </w:tcPr>
          <w:p w14:paraId="34AF7F07" w14:textId="77777777" w:rsidR="001D3344" w:rsidRPr="001D3344" w:rsidRDefault="001D3344" w:rsidP="001D3344">
            <w:pPr>
              <w:spacing w:line="240" w:lineRule="auto"/>
              <w:ind w:firstLine="0"/>
              <w:jc w:val="center"/>
              <w:rPr>
                <w:ins w:id="449" w:author="Zhou Arespur" w:date="2022-03-23T16:44:00Z"/>
                <w:rFonts w:ascii="Calibri" w:eastAsia="Times New Roman" w:hAnsi="Calibri"/>
                <w:color w:val="000000"/>
              </w:rPr>
            </w:pPr>
            <w:ins w:id="450" w:author="Zhou Arespur" w:date="2022-03-23T16:44:00Z">
              <w:r w:rsidRPr="001D3344">
                <w:rPr>
                  <w:rFonts w:ascii="Calibri" w:eastAsia="Times New Roman" w:hAnsi="Calibri"/>
                  <w:color w:val="000000"/>
                </w:rPr>
                <w:t>0.608</w:t>
              </w:r>
            </w:ins>
          </w:p>
        </w:tc>
        <w:tc>
          <w:tcPr>
            <w:tcW w:w="794" w:type="dxa"/>
            <w:noWrap/>
            <w:hideMark/>
            <w:tcPrChange w:id="451" w:author="Zhou Arespur" w:date="2022-03-23T16:45:00Z">
              <w:tcPr>
                <w:tcW w:w="794" w:type="dxa"/>
                <w:noWrap/>
                <w:hideMark/>
              </w:tcPr>
            </w:tcPrChange>
          </w:tcPr>
          <w:p w14:paraId="4BA9003E" w14:textId="77777777" w:rsidR="001D3344" w:rsidRPr="001D3344" w:rsidRDefault="001D3344" w:rsidP="001D3344">
            <w:pPr>
              <w:spacing w:line="240" w:lineRule="auto"/>
              <w:ind w:firstLine="0"/>
              <w:jc w:val="center"/>
              <w:rPr>
                <w:ins w:id="452" w:author="Zhou Arespur" w:date="2022-03-23T16:44:00Z"/>
                <w:rFonts w:ascii="Calibri" w:eastAsia="Times New Roman" w:hAnsi="Calibri"/>
                <w:color w:val="000000"/>
              </w:rPr>
            </w:pPr>
            <w:ins w:id="453" w:author="Zhou Arespur" w:date="2022-03-23T16:44:00Z">
              <w:r w:rsidRPr="001D3344">
                <w:rPr>
                  <w:rFonts w:ascii="Calibri" w:eastAsia="Times New Roman" w:hAnsi="Calibri"/>
                  <w:color w:val="000000"/>
                </w:rPr>
                <w:t>4.086</w:t>
              </w:r>
            </w:ins>
          </w:p>
        </w:tc>
        <w:tc>
          <w:tcPr>
            <w:tcW w:w="794" w:type="dxa"/>
            <w:noWrap/>
            <w:hideMark/>
            <w:tcPrChange w:id="454" w:author="Zhou Arespur" w:date="2022-03-23T16:45:00Z">
              <w:tcPr>
                <w:tcW w:w="794" w:type="dxa"/>
                <w:noWrap/>
                <w:hideMark/>
              </w:tcPr>
            </w:tcPrChange>
          </w:tcPr>
          <w:p w14:paraId="2D7B160D" w14:textId="77777777" w:rsidR="001D3344" w:rsidRPr="001D3344" w:rsidRDefault="001D3344" w:rsidP="001D3344">
            <w:pPr>
              <w:spacing w:line="240" w:lineRule="auto"/>
              <w:ind w:firstLine="0"/>
              <w:jc w:val="center"/>
              <w:rPr>
                <w:ins w:id="455" w:author="Zhou Arespur" w:date="2022-03-23T16:44:00Z"/>
                <w:rFonts w:ascii="Calibri" w:eastAsia="Times New Roman" w:hAnsi="Calibri"/>
                <w:color w:val="000000"/>
              </w:rPr>
            </w:pPr>
            <w:ins w:id="456" w:author="Zhou Arespur" w:date="2022-03-23T16:44:00Z">
              <w:r w:rsidRPr="001D3344">
                <w:rPr>
                  <w:rFonts w:ascii="Calibri" w:eastAsia="Times New Roman" w:hAnsi="Calibri"/>
                  <w:color w:val="000000"/>
                </w:rPr>
                <w:t>-2.564</w:t>
              </w:r>
            </w:ins>
          </w:p>
        </w:tc>
        <w:tc>
          <w:tcPr>
            <w:tcW w:w="794" w:type="dxa"/>
            <w:noWrap/>
            <w:hideMark/>
            <w:tcPrChange w:id="457" w:author="Zhou Arespur" w:date="2022-03-23T16:45:00Z">
              <w:tcPr>
                <w:tcW w:w="794" w:type="dxa"/>
                <w:noWrap/>
                <w:hideMark/>
              </w:tcPr>
            </w:tcPrChange>
          </w:tcPr>
          <w:p w14:paraId="6609CE28" w14:textId="77777777" w:rsidR="001D3344" w:rsidRPr="001D3344" w:rsidRDefault="001D3344" w:rsidP="001D3344">
            <w:pPr>
              <w:spacing w:line="240" w:lineRule="auto"/>
              <w:ind w:firstLine="0"/>
              <w:jc w:val="center"/>
              <w:rPr>
                <w:ins w:id="458" w:author="Zhou Arespur" w:date="2022-03-23T16:44:00Z"/>
                <w:rFonts w:ascii="Calibri" w:eastAsia="Times New Roman" w:hAnsi="Calibri"/>
                <w:color w:val="000000"/>
              </w:rPr>
            </w:pPr>
            <w:ins w:id="459" w:author="Zhou Arespur" w:date="2022-03-23T16:44:00Z">
              <w:r w:rsidRPr="001D3344">
                <w:rPr>
                  <w:rFonts w:ascii="Calibri" w:eastAsia="Times New Roman" w:hAnsi="Calibri"/>
                  <w:color w:val="000000"/>
                </w:rPr>
                <w:t>0.056</w:t>
              </w:r>
            </w:ins>
          </w:p>
        </w:tc>
        <w:tc>
          <w:tcPr>
            <w:tcW w:w="976" w:type="dxa"/>
            <w:noWrap/>
            <w:hideMark/>
            <w:tcPrChange w:id="460" w:author="Zhou Arespur" w:date="2022-03-23T16:45:00Z">
              <w:tcPr>
                <w:tcW w:w="976" w:type="dxa"/>
                <w:noWrap/>
                <w:hideMark/>
              </w:tcPr>
            </w:tcPrChange>
          </w:tcPr>
          <w:p w14:paraId="2136C1C7" w14:textId="77777777" w:rsidR="001D3344" w:rsidRPr="001D3344" w:rsidRDefault="001D3344" w:rsidP="001D3344">
            <w:pPr>
              <w:spacing w:line="240" w:lineRule="auto"/>
              <w:ind w:firstLine="0"/>
              <w:jc w:val="center"/>
              <w:rPr>
                <w:ins w:id="461" w:author="Zhou Arespur" w:date="2022-03-23T16:44:00Z"/>
                <w:rFonts w:ascii="Calibri" w:eastAsia="Times New Roman" w:hAnsi="Calibri"/>
                <w:color w:val="000000"/>
              </w:rPr>
            </w:pPr>
            <w:ins w:id="462" w:author="Zhou Arespur" w:date="2022-03-23T16:44:00Z">
              <w:r w:rsidRPr="001D3344">
                <w:rPr>
                  <w:rFonts w:ascii="Calibri" w:eastAsia="Times New Roman" w:hAnsi="Calibri"/>
                  <w:color w:val="000000"/>
                </w:rPr>
                <w:t>0.110</w:t>
              </w:r>
            </w:ins>
          </w:p>
        </w:tc>
        <w:tc>
          <w:tcPr>
            <w:tcW w:w="976" w:type="dxa"/>
            <w:noWrap/>
            <w:hideMark/>
            <w:tcPrChange w:id="463" w:author="Zhou Arespur" w:date="2022-03-23T16:45:00Z">
              <w:tcPr>
                <w:tcW w:w="976" w:type="dxa"/>
                <w:noWrap/>
                <w:hideMark/>
              </w:tcPr>
            </w:tcPrChange>
          </w:tcPr>
          <w:p w14:paraId="4CB4C2B0" w14:textId="77777777" w:rsidR="001D3344" w:rsidRPr="001D3344" w:rsidRDefault="001D3344" w:rsidP="001D3344">
            <w:pPr>
              <w:spacing w:line="240" w:lineRule="auto"/>
              <w:ind w:firstLine="0"/>
              <w:jc w:val="center"/>
              <w:rPr>
                <w:ins w:id="464" w:author="Zhou Arespur" w:date="2022-03-23T16:44:00Z"/>
                <w:rFonts w:ascii="Calibri" w:eastAsia="Times New Roman" w:hAnsi="Calibri"/>
                <w:color w:val="000000"/>
              </w:rPr>
            </w:pPr>
            <w:ins w:id="465" w:author="Zhou Arespur" w:date="2022-03-23T16:44:00Z">
              <w:r w:rsidRPr="001D3344">
                <w:rPr>
                  <w:rFonts w:ascii="Calibri" w:eastAsia="Times New Roman" w:hAnsi="Calibri"/>
                  <w:color w:val="000000"/>
                </w:rPr>
                <w:t>1.536</w:t>
              </w:r>
            </w:ins>
          </w:p>
        </w:tc>
        <w:tc>
          <w:tcPr>
            <w:tcW w:w="824" w:type="dxa"/>
            <w:noWrap/>
            <w:hideMark/>
            <w:tcPrChange w:id="466" w:author="Zhou Arespur" w:date="2022-03-23T16:45:00Z">
              <w:tcPr>
                <w:tcW w:w="824" w:type="dxa"/>
                <w:noWrap/>
                <w:hideMark/>
              </w:tcPr>
            </w:tcPrChange>
          </w:tcPr>
          <w:p w14:paraId="4D9DBA25" w14:textId="77777777" w:rsidR="001D3344" w:rsidRPr="001D3344" w:rsidRDefault="001D3344" w:rsidP="001D3344">
            <w:pPr>
              <w:spacing w:line="240" w:lineRule="auto"/>
              <w:ind w:firstLine="0"/>
              <w:jc w:val="center"/>
              <w:rPr>
                <w:ins w:id="467" w:author="Zhou Arespur" w:date="2022-03-23T16:44:00Z"/>
                <w:rFonts w:ascii="Calibri" w:eastAsia="Times New Roman" w:hAnsi="Calibri"/>
                <w:color w:val="000000"/>
              </w:rPr>
            </w:pPr>
            <w:ins w:id="468" w:author="Zhou Arespur" w:date="2022-03-23T16:44:00Z">
              <w:r w:rsidRPr="001D3344">
                <w:rPr>
                  <w:rFonts w:ascii="Calibri" w:eastAsia="Times New Roman" w:hAnsi="Calibri"/>
                  <w:color w:val="000000"/>
                </w:rPr>
                <w:t>0.502</w:t>
              </w:r>
            </w:ins>
          </w:p>
        </w:tc>
      </w:tr>
      <w:tr w:rsidR="001D3344" w:rsidRPr="001D3344" w14:paraId="239EAD45" w14:textId="77777777" w:rsidTr="001D3344">
        <w:trPr>
          <w:trHeight w:val="288"/>
          <w:ins w:id="469" w:author="Zhou Arespur" w:date="2022-03-23T16:44:00Z"/>
          <w:trPrChange w:id="470" w:author="Zhou Arespur" w:date="2022-03-23T16:45:00Z">
            <w:trPr>
              <w:trHeight w:val="288"/>
            </w:trPr>
          </w:trPrChange>
        </w:trPr>
        <w:tc>
          <w:tcPr>
            <w:tcW w:w="1099" w:type="dxa"/>
            <w:noWrap/>
            <w:hideMark/>
            <w:tcPrChange w:id="471" w:author="Zhou Arespur" w:date="2022-03-23T16:45:00Z">
              <w:tcPr>
                <w:tcW w:w="1099" w:type="dxa"/>
                <w:noWrap/>
                <w:hideMark/>
              </w:tcPr>
            </w:tcPrChange>
          </w:tcPr>
          <w:p w14:paraId="563AC7D3" w14:textId="3CF1042C" w:rsidR="001D3344" w:rsidRPr="008D16A1" w:rsidRDefault="008D16A1" w:rsidP="001D3344">
            <w:pPr>
              <w:spacing w:line="240" w:lineRule="auto"/>
              <w:ind w:firstLine="0"/>
              <w:jc w:val="center"/>
              <w:rPr>
                <w:ins w:id="472" w:author="Zhou Arespur" w:date="2022-03-23T16:44:00Z"/>
                <w:rFonts w:eastAsia="Times New Roman" w:cs="Times New Roman"/>
                <w:color w:val="000000"/>
                <w:rPrChange w:id="473" w:author="Zhou Arespur" w:date="2022-03-23T16:49:00Z">
                  <w:rPr>
                    <w:ins w:id="474" w:author="Zhou Arespur" w:date="2022-03-23T16:44:00Z"/>
                    <w:rFonts w:ascii="Calibri" w:eastAsia="Times New Roman" w:hAnsi="Calibri"/>
                    <w:b/>
                    <w:bCs/>
                    <w:color w:val="000000"/>
                  </w:rPr>
                </w:rPrChange>
              </w:rPr>
            </w:pPr>
            <m:oMathPara>
              <m:oMath>
                <m:r>
                  <w:ins w:id="475" w:author="Zhou Arespur" w:date="2022-03-23T16:44:00Z">
                    <w:rPr>
                      <w:rFonts w:ascii="Cambria Math" w:eastAsia="Times New Roman" w:hAnsi="Cambria Math" w:cs="Times New Roman"/>
                      <w:color w:val="000000"/>
                      <w:rPrChange w:id="476" w:author="Zhou Arespur" w:date="2022-03-23T16:49:00Z">
                        <w:rPr>
                          <w:rFonts w:ascii="Cambria Math" w:eastAsia="Times New Roman" w:hAnsi="Cambria Math" w:cs="Times New Roman"/>
                          <w:color w:val="000000"/>
                        </w:rPr>
                      </w:rPrChange>
                    </w:rPr>
                    <m:t>C</m:t>
                  </w:ins>
                </m:r>
                <m:sSub>
                  <m:sSubPr>
                    <m:ctrlPr>
                      <w:ins w:id="477" w:author="Zhou Arespur" w:date="2022-03-23T16:44:00Z">
                        <w:rPr>
                          <w:rFonts w:ascii="Cambria Math" w:eastAsia="Times New Roman" w:hAnsi="Cambria Math" w:cs="Times New Roman"/>
                          <w:i/>
                          <w:color w:val="000000"/>
                          <w:rPrChange w:id="478" w:author="Zhou Arespur" w:date="2022-03-23T16:49:00Z">
                            <w:rPr>
                              <w:rFonts w:ascii="Cambria Math" w:eastAsia="Times New Roman" w:hAnsi="Cambria Math"/>
                              <w:i/>
                              <w:color w:val="000000"/>
                            </w:rPr>
                          </w:rPrChange>
                        </w:rPr>
                      </w:ins>
                    </m:ctrlPr>
                  </m:sSubPr>
                  <m:e>
                    <m:r>
                      <w:ins w:id="479" w:author="Zhou Arespur" w:date="2022-03-23T16:44:00Z">
                        <w:rPr>
                          <w:rFonts w:ascii="Cambria Math" w:eastAsia="Times New Roman" w:hAnsi="Cambria Math" w:cs="Times New Roman"/>
                          <w:color w:val="000000"/>
                          <w:rPrChange w:id="480" w:author="Zhou Arespur" w:date="2022-03-23T16:49:00Z">
                            <w:rPr>
                              <w:rFonts w:ascii="Cambria Math" w:eastAsia="Times New Roman" w:hAnsi="Cambria Math" w:cs="Times New Roman"/>
                              <w:color w:val="000000"/>
                            </w:rPr>
                          </w:rPrChange>
                        </w:rPr>
                        <m:t>O</m:t>
                      </w:ins>
                    </m:r>
                  </m:e>
                  <m:sub>
                    <m:r>
                      <w:ins w:id="481" w:author="Zhou Arespur" w:date="2022-03-23T16:44:00Z">
                        <w:rPr>
                          <w:rFonts w:ascii="Cambria Math" w:eastAsia="Times New Roman" w:hAnsi="Cambria Math" w:cs="Times New Roman"/>
                          <w:color w:val="000000"/>
                          <w:rPrChange w:id="482" w:author="Zhou Arespur" w:date="2022-03-23T16:49:00Z">
                            <w:rPr>
                              <w:rFonts w:ascii="Cambria Math" w:eastAsia="Times New Roman" w:hAnsi="Cambria Math" w:cs="Times New Roman"/>
                              <w:color w:val="000000"/>
                            </w:rPr>
                          </w:rPrChange>
                        </w:rPr>
                        <m:t>2</m:t>
                      </w:ins>
                    </m:r>
                  </m:sub>
                </m:sSub>
              </m:oMath>
            </m:oMathPara>
          </w:p>
        </w:tc>
        <w:tc>
          <w:tcPr>
            <w:tcW w:w="795" w:type="dxa"/>
            <w:noWrap/>
            <w:hideMark/>
            <w:tcPrChange w:id="483" w:author="Zhou Arespur" w:date="2022-03-23T16:45:00Z">
              <w:tcPr>
                <w:tcW w:w="795" w:type="dxa"/>
                <w:noWrap/>
                <w:hideMark/>
              </w:tcPr>
            </w:tcPrChange>
          </w:tcPr>
          <w:p w14:paraId="2810D7B9" w14:textId="77777777" w:rsidR="001D3344" w:rsidRPr="001D3344" w:rsidRDefault="001D3344" w:rsidP="001D3344">
            <w:pPr>
              <w:spacing w:line="240" w:lineRule="auto"/>
              <w:ind w:firstLine="0"/>
              <w:jc w:val="center"/>
              <w:rPr>
                <w:ins w:id="484" w:author="Zhou Arespur" w:date="2022-03-23T16:44:00Z"/>
                <w:rFonts w:ascii="Calibri" w:eastAsia="Times New Roman" w:hAnsi="Calibri"/>
                <w:color w:val="000000"/>
              </w:rPr>
            </w:pPr>
            <w:ins w:id="485" w:author="Zhou Arespur" w:date="2022-03-23T16:44:00Z">
              <w:r w:rsidRPr="001D3344">
                <w:rPr>
                  <w:rFonts w:ascii="Calibri" w:eastAsia="Times New Roman" w:hAnsi="Calibri"/>
                  <w:color w:val="000000"/>
                </w:rPr>
                <w:t>1.354</w:t>
              </w:r>
            </w:ins>
          </w:p>
        </w:tc>
        <w:tc>
          <w:tcPr>
            <w:tcW w:w="795" w:type="dxa"/>
            <w:noWrap/>
            <w:hideMark/>
            <w:tcPrChange w:id="486" w:author="Zhou Arespur" w:date="2022-03-23T16:45:00Z">
              <w:tcPr>
                <w:tcW w:w="795" w:type="dxa"/>
                <w:noWrap/>
                <w:hideMark/>
              </w:tcPr>
            </w:tcPrChange>
          </w:tcPr>
          <w:p w14:paraId="2930A787" w14:textId="77777777" w:rsidR="001D3344" w:rsidRPr="001D3344" w:rsidRDefault="001D3344" w:rsidP="001D3344">
            <w:pPr>
              <w:spacing w:line="240" w:lineRule="auto"/>
              <w:ind w:firstLine="0"/>
              <w:jc w:val="center"/>
              <w:rPr>
                <w:ins w:id="487" w:author="Zhou Arespur" w:date="2022-03-23T16:44:00Z"/>
                <w:rFonts w:ascii="Calibri" w:eastAsia="Times New Roman" w:hAnsi="Calibri"/>
                <w:color w:val="000000"/>
              </w:rPr>
            </w:pPr>
            <w:ins w:id="488" w:author="Zhou Arespur" w:date="2022-03-23T16:44:00Z">
              <w:r w:rsidRPr="001D3344">
                <w:rPr>
                  <w:rFonts w:ascii="Calibri" w:eastAsia="Times New Roman" w:hAnsi="Calibri"/>
                  <w:color w:val="000000"/>
                </w:rPr>
                <w:t>-0.408</w:t>
              </w:r>
            </w:ins>
          </w:p>
        </w:tc>
        <w:tc>
          <w:tcPr>
            <w:tcW w:w="869" w:type="dxa"/>
            <w:noWrap/>
            <w:hideMark/>
            <w:tcPrChange w:id="489" w:author="Zhou Arespur" w:date="2022-03-23T16:45:00Z">
              <w:tcPr>
                <w:tcW w:w="869" w:type="dxa"/>
                <w:noWrap/>
                <w:hideMark/>
              </w:tcPr>
            </w:tcPrChange>
          </w:tcPr>
          <w:p w14:paraId="4A97BF48" w14:textId="77777777" w:rsidR="001D3344" w:rsidRPr="001D3344" w:rsidRDefault="001D3344" w:rsidP="001D3344">
            <w:pPr>
              <w:spacing w:line="240" w:lineRule="auto"/>
              <w:ind w:firstLine="0"/>
              <w:jc w:val="center"/>
              <w:rPr>
                <w:ins w:id="490" w:author="Zhou Arespur" w:date="2022-03-23T16:44:00Z"/>
                <w:rFonts w:ascii="Calibri" w:eastAsia="Times New Roman" w:hAnsi="Calibri"/>
                <w:color w:val="000000"/>
              </w:rPr>
            </w:pPr>
            <w:ins w:id="491" w:author="Zhou Arespur" w:date="2022-03-23T16:44:00Z">
              <w:r w:rsidRPr="001D3344">
                <w:rPr>
                  <w:rFonts w:ascii="Calibri" w:eastAsia="Times New Roman" w:hAnsi="Calibri"/>
                  <w:color w:val="000000"/>
                </w:rPr>
                <w:t>0.071</w:t>
              </w:r>
            </w:ins>
          </w:p>
        </w:tc>
        <w:tc>
          <w:tcPr>
            <w:tcW w:w="729" w:type="dxa"/>
            <w:noWrap/>
            <w:hideMark/>
            <w:tcPrChange w:id="492" w:author="Zhou Arespur" w:date="2022-03-23T16:45:00Z">
              <w:tcPr>
                <w:tcW w:w="729" w:type="dxa"/>
                <w:noWrap/>
                <w:hideMark/>
              </w:tcPr>
            </w:tcPrChange>
          </w:tcPr>
          <w:p w14:paraId="3A9213CF" w14:textId="77777777" w:rsidR="001D3344" w:rsidRPr="001D3344" w:rsidRDefault="001D3344" w:rsidP="001D3344">
            <w:pPr>
              <w:spacing w:line="240" w:lineRule="auto"/>
              <w:ind w:firstLine="0"/>
              <w:jc w:val="center"/>
              <w:rPr>
                <w:ins w:id="493" w:author="Zhou Arespur" w:date="2022-03-23T16:44:00Z"/>
                <w:rFonts w:ascii="Calibri" w:eastAsia="Times New Roman" w:hAnsi="Calibri"/>
                <w:color w:val="000000"/>
              </w:rPr>
            </w:pPr>
            <w:ins w:id="494" w:author="Zhou Arespur" w:date="2022-03-23T16:44:00Z">
              <w:r w:rsidRPr="001D3344">
                <w:rPr>
                  <w:rFonts w:ascii="Calibri" w:eastAsia="Times New Roman" w:hAnsi="Calibri"/>
                  <w:color w:val="000000"/>
                </w:rPr>
                <w:t>0.036</w:t>
              </w:r>
            </w:ins>
          </w:p>
        </w:tc>
        <w:tc>
          <w:tcPr>
            <w:tcW w:w="794" w:type="dxa"/>
            <w:noWrap/>
            <w:hideMark/>
            <w:tcPrChange w:id="495" w:author="Zhou Arespur" w:date="2022-03-23T16:45:00Z">
              <w:tcPr>
                <w:tcW w:w="794" w:type="dxa"/>
                <w:noWrap/>
                <w:hideMark/>
              </w:tcPr>
            </w:tcPrChange>
          </w:tcPr>
          <w:p w14:paraId="110EC032" w14:textId="77777777" w:rsidR="001D3344" w:rsidRPr="001D3344" w:rsidRDefault="001D3344" w:rsidP="001D3344">
            <w:pPr>
              <w:spacing w:line="240" w:lineRule="auto"/>
              <w:ind w:firstLine="0"/>
              <w:jc w:val="center"/>
              <w:rPr>
                <w:ins w:id="496" w:author="Zhou Arespur" w:date="2022-03-23T16:44:00Z"/>
                <w:rFonts w:ascii="Calibri" w:eastAsia="Times New Roman" w:hAnsi="Calibri"/>
                <w:color w:val="000000"/>
              </w:rPr>
            </w:pPr>
            <w:ins w:id="497" w:author="Zhou Arespur" w:date="2022-03-23T16:44:00Z">
              <w:r w:rsidRPr="001D3344">
                <w:rPr>
                  <w:rFonts w:ascii="Calibri" w:eastAsia="Times New Roman" w:hAnsi="Calibri"/>
                  <w:color w:val="000000"/>
                </w:rPr>
                <w:t>1.354</w:t>
              </w:r>
            </w:ins>
          </w:p>
        </w:tc>
        <w:tc>
          <w:tcPr>
            <w:tcW w:w="794" w:type="dxa"/>
            <w:noWrap/>
            <w:hideMark/>
            <w:tcPrChange w:id="498" w:author="Zhou Arespur" w:date="2022-03-23T16:45:00Z">
              <w:tcPr>
                <w:tcW w:w="794" w:type="dxa"/>
                <w:noWrap/>
                <w:hideMark/>
              </w:tcPr>
            </w:tcPrChange>
          </w:tcPr>
          <w:p w14:paraId="7DF00963" w14:textId="77777777" w:rsidR="001D3344" w:rsidRPr="001D3344" w:rsidRDefault="001D3344" w:rsidP="001D3344">
            <w:pPr>
              <w:spacing w:line="240" w:lineRule="auto"/>
              <w:ind w:firstLine="0"/>
              <w:jc w:val="center"/>
              <w:rPr>
                <w:ins w:id="499" w:author="Zhou Arespur" w:date="2022-03-23T16:44:00Z"/>
                <w:rFonts w:ascii="Calibri" w:eastAsia="Times New Roman" w:hAnsi="Calibri"/>
                <w:color w:val="000000"/>
              </w:rPr>
            </w:pPr>
            <w:ins w:id="500" w:author="Zhou Arespur" w:date="2022-03-23T16:44:00Z">
              <w:r w:rsidRPr="001D3344">
                <w:rPr>
                  <w:rFonts w:ascii="Calibri" w:eastAsia="Times New Roman" w:hAnsi="Calibri"/>
                  <w:color w:val="000000"/>
                </w:rPr>
                <w:t>-0.415</w:t>
              </w:r>
            </w:ins>
          </w:p>
        </w:tc>
        <w:tc>
          <w:tcPr>
            <w:tcW w:w="794" w:type="dxa"/>
            <w:noWrap/>
            <w:hideMark/>
            <w:tcPrChange w:id="501" w:author="Zhou Arespur" w:date="2022-03-23T16:45:00Z">
              <w:tcPr>
                <w:tcW w:w="794" w:type="dxa"/>
                <w:noWrap/>
                <w:hideMark/>
              </w:tcPr>
            </w:tcPrChange>
          </w:tcPr>
          <w:p w14:paraId="7CA52940" w14:textId="77777777" w:rsidR="001D3344" w:rsidRPr="001D3344" w:rsidRDefault="001D3344" w:rsidP="001D3344">
            <w:pPr>
              <w:spacing w:line="240" w:lineRule="auto"/>
              <w:ind w:firstLine="0"/>
              <w:jc w:val="center"/>
              <w:rPr>
                <w:ins w:id="502" w:author="Zhou Arespur" w:date="2022-03-23T16:44:00Z"/>
                <w:rFonts w:ascii="Calibri" w:eastAsia="Times New Roman" w:hAnsi="Calibri"/>
                <w:color w:val="000000"/>
              </w:rPr>
            </w:pPr>
            <w:ins w:id="503" w:author="Zhou Arespur" w:date="2022-03-23T16:44:00Z">
              <w:r w:rsidRPr="001D3344">
                <w:rPr>
                  <w:rFonts w:ascii="Calibri" w:eastAsia="Times New Roman" w:hAnsi="Calibri"/>
                  <w:color w:val="000000"/>
                </w:rPr>
                <w:t>0.014</w:t>
              </w:r>
            </w:ins>
          </w:p>
        </w:tc>
        <w:tc>
          <w:tcPr>
            <w:tcW w:w="976" w:type="dxa"/>
            <w:noWrap/>
            <w:hideMark/>
            <w:tcPrChange w:id="504" w:author="Zhou Arespur" w:date="2022-03-23T16:45:00Z">
              <w:tcPr>
                <w:tcW w:w="976" w:type="dxa"/>
                <w:noWrap/>
                <w:hideMark/>
              </w:tcPr>
            </w:tcPrChange>
          </w:tcPr>
          <w:p w14:paraId="672C7A0D" w14:textId="77777777" w:rsidR="001D3344" w:rsidRPr="001D3344" w:rsidRDefault="001D3344" w:rsidP="001D3344">
            <w:pPr>
              <w:spacing w:line="240" w:lineRule="auto"/>
              <w:ind w:firstLine="0"/>
              <w:jc w:val="center"/>
              <w:rPr>
                <w:ins w:id="505" w:author="Zhou Arespur" w:date="2022-03-23T16:44:00Z"/>
                <w:rFonts w:ascii="Calibri" w:eastAsia="Times New Roman" w:hAnsi="Calibri"/>
                <w:color w:val="000000"/>
              </w:rPr>
            </w:pPr>
            <w:ins w:id="506" w:author="Zhou Arespur" w:date="2022-03-23T16:44:00Z">
              <w:r w:rsidRPr="001D3344">
                <w:rPr>
                  <w:rFonts w:ascii="Calibri" w:eastAsia="Times New Roman" w:hAnsi="Calibri"/>
                  <w:color w:val="000000"/>
                </w:rPr>
                <w:t>0.074</w:t>
              </w:r>
            </w:ins>
          </w:p>
        </w:tc>
        <w:tc>
          <w:tcPr>
            <w:tcW w:w="976" w:type="dxa"/>
            <w:noWrap/>
            <w:hideMark/>
            <w:tcPrChange w:id="507" w:author="Zhou Arespur" w:date="2022-03-23T16:45:00Z">
              <w:tcPr>
                <w:tcW w:w="976" w:type="dxa"/>
                <w:noWrap/>
                <w:hideMark/>
              </w:tcPr>
            </w:tcPrChange>
          </w:tcPr>
          <w:p w14:paraId="30534407" w14:textId="77777777" w:rsidR="001D3344" w:rsidRPr="001D3344" w:rsidRDefault="001D3344" w:rsidP="001D3344">
            <w:pPr>
              <w:spacing w:line="240" w:lineRule="auto"/>
              <w:ind w:firstLine="0"/>
              <w:jc w:val="center"/>
              <w:rPr>
                <w:ins w:id="508" w:author="Zhou Arespur" w:date="2022-03-23T16:44:00Z"/>
                <w:rFonts w:ascii="Calibri" w:eastAsia="Times New Roman" w:hAnsi="Calibri"/>
                <w:color w:val="000000"/>
              </w:rPr>
            </w:pPr>
            <w:ins w:id="509" w:author="Zhou Arespur" w:date="2022-03-23T16:44:00Z">
              <w:r w:rsidRPr="001D3344">
                <w:rPr>
                  <w:rFonts w:ascii="Calibri" w:eastAsia="Times New Roman" w:hAnsi="Calibri"/>
                  <w:color w:val="000000"/>
                </w:rPr>
                <w:t>0.131</w:t>
              </w:r>
            </w:ins>
          </w:p>
        </w:tc>
        <w:tc>
          <w:tcPr>
            <w:tcW w:w="824" w:type="dxa"/>
            <w:noWrap/>
            <w:hideMark/>
            <w:tcPrChange w:id="510" w:author="Zhou Arespur" w:date="2022-03-23T16:45:00Z">
              <w:tcPr>
                <w:tcW w:w="824" w:type="dxa"/>
                <w:noWrap/>
                <w:hideMark/>
              </w:tcPr>
            </w:tcPrChange>
          </w:tcPr>
          <w:p w14:paraId="05658B53" w14:textId="77777777" w:rsidR="001D3344" w:rsidRPr="001D3344" w:rsidRDefault="001D3344" w:rsidP="001D3344">
            <w:pPr>
              <w:spacing w:line="240" w:lineRule="auto"/>
              <w:ind w:firstLine="0"/>
              <w:jc w:val="center"/>
              <w:rPr>
                <w:ins w:id="511" w:author="Zhou Arespur" w:date="2022-03-23T16:44:00Z"/>
                <w:rFonts w:ascii="Calibri" w:eastAsia="Times New Roman" w:hAnsi="Calibri"/>
                <w:color w:val="000000"/>
              </w:rPr>
            </w:pPr>
            <w:ins w:id="512" w:author="Zhou Arespur" w:date="2022-03-23T16:44:00Z">
              <w:r w:rsidRPr="001D3344">
                <w:rPr>
                  <w:rFonts w:ascii="Calibri" w:eastAsia="Times New Roman" w:hAnsi="Calibri"/>
                  <w:color w:val="000000"/>
                </w:rPr>
                <w:t>0.039</w:t>
              </w:r>
            </w:ins>
          </w:p>
        </w:tc>
      </w:tr>
      <w:tr w:rsidR="001D3344" w:rsidRPr="001D3344" w14:paraId="42733EF2" w14:textId="77777777" w:rsidTr="001D3344">
        <w:trPr>
          <w:trHeight w:val="288"/>
          <w:ins w:id="513" w:author="Zhou Arespur" w:date="2022-03-23T16:44:00Z"/>
          <w:trPrChange w:id="514" w:author="Zhou Arespur" w:date="2022-03-23T16:45:00Z">
            <w:trPr>
              <w:trHeight w:val="288"/>
            </w:trPr>
          </w:trPrChange>
        </w:trPr>
        <w:tc>
          <w:tcPr>
            <w:tcW w:w="1099" w:type="dxa"/>
            <w:noWrap/>
            <w:hideMark/>
            <w:tcPrChange w:id="515" w:author="Zhou Arespur" w:date="2022-03-23T16:45:00Z">
              <w:tcPr>
                <w:tcW w:w="1099" w:type="dxa"/>
                <w:noWrap/>
                <w:hideMark/>
              </w:tcPr>
            </w:tcPrChange>
          </w:tcPr>
          <w:p w14:paraId="1969F9CC" w14:textId="682F3EEE" w:rsidR="001D3344" w:rsidRPr="008D16A1" w:rsidRDefault="001D3344" w:rsidP="001D3344">
            <w:pPr>
              <w:spacing w:line="240" w:lineRule="auto"/>
              <w:ind w:firstLine="0"/>
              <w:jc w:val="center"/>
              <w:rPr>
                <w:ins w:id="516" w:author="Zhou Arespur" w:date="2022-03-23T16:44:00Z"/>
                <w:rFonts w:eastAsia="Times New Roman" w:cs="Times New Roman"/>
                <w:color w:val="000000"/>
                <w:rPrChange w:id="517" w:author="Zhou Arespur" w:date="2022-03-23T16:49:00Z">
                  <w:rPr>
                    <w:ins w:id="518" w:author="Zhou Arespur" w:date="2022-03-23T16:44:00Z"/>
                    <w:rFonts w:ascii="Calibri" w:eastAsia="Times New Roman" w:hAnsi="Calibri"/>
                    <w:b/>
                    <w:bCs/>
                    <w:color w:val="000000"/>
                  </w:rPr>
                </w:rPrChange>
              </w:rPr>
            </w:pPr>
            <m:oMathPara>
              <m:oMath>
                <m:sSub>
                  <m:sSubPr>
                    <m:ctrlPr>
                      <w:ins w:id="519" w:author="Zhou Arespur" w:date="2022-03-23T16:44:00Z">
                        <w:rPr>
                          <w:rFonts w:ascii="Cambria Math" w:eastAsia="Times New Roman" w:hAnsi="Cambria Math" w:cs="Times New Roman"/>
                          <w:i/>
                          <w:color w:val="000000"/>
                          <w:rPrChange w:id="520" w:author="Zhou Arespur" w:date="2022-03-23T16:49:00Z">
                            <w:rPr>
                              <w:rFonts w:ascii="Cambria Math" w:eastAsia="Times New Roman" w:hAnsi="Cambria Math"/>
                              <w:i/>
                              <w:color w:val="000000"/>
                            </w:rPr>
                          </w:rPrChange>
                        </w:rPr>
                      </w:ins>
                    </m:ctrlPr>
                  </m:sSubPr>
                  <m:e>
                    <m:r>
                      <w:ins w:id="521" w:author="Zhou Arespur" w:date="2022-03-23T16:44:00Z">
                        <w:rPr>
                          <w:rFonts w:ascii="Cambria Math" w:eastAsia="Times New Roman" w:hAnsi="Cambria Math" w:cs="Times New Roman"/>
                          <w:color w:val="000000"/>
                          <w:rPrChange w:id="522" w:author="Zhou Arespur" w:date="2022-03-23T16:49:00Z">
                            <w:rPr>
                              <w:rFonts w:ascii="Cambria Math" w:eastAsia="Times New Roman" w:hAnsi="Cambria Math" w:cs="Times New Roman"/>
                              <w:color w:val="000000"/>
                            </w:rPr>
                          </w:rPrChange>
                        </w:rPr>
                        <m:t>N</m:t>
                      </w:ins>
                    </m:r>
                  </m:e>
                  <m:sub>
                    <m:r>
                      <w:ins w:id="523" w:author="Zhou Arespur" w:date="2022-03-23T16:44:00Z">
                        <w:rPr>
                          <w:rFonts w:ascii="Cambria Math" w:eastAsia="Times New Roman" w:hAnsi="Cambria Math" w:cs="Times New Roman"/>
                          <w:color w:val="000000"/>
                          <w:rPrChange w:id="524" w:author="Zhou Arespur" w:date="2022-03-23T16:49:00Z">
                            <w:rPr>
                              <w:rFonts w:ascii="Cambria Math" w:eastAsia="Times New Roman" w:hAnsi="Cambria Math" w:cs="Times New Roman"/>
                              <w:color w:val="000000"/>
                            </w:rPr>
                          </w:rPrChange>
                        </w:rPr>
                        <m:t>2</m:t>
                      </w:ins>
                    </m:r>
                  </m:sub>
                </m:sSub>
              </m:oMath>
            </m:oMathPara>
          </w:p>
        </w:tc>
        <w:tc>
          <w:tcPr>
            <w:tcW w:w="795" w:type="dxa"/>
            <w:noWrap/>
            <w:hideMark/>
            <w:tcPrChange w:id="525" w:author="Zhou Arespur" w:date="2022-03-23T16:45:00Z">
              <w:tcPr>
                <w:tcW w:w="795" w:type="dxa"/>
                <w:noWrap/>
                <w:hideMark/>
              </w:tcPr>
            </w:tcPrChange>
          </w:tcPr>
          <w:p w14:paraId="11A0D6C3" w14:textId="77777777" w:rsidR="001D3344" w:rsidRPr="001D3344" w:rsidRDefault="001D3344" w:rsidP="001D3344">
            <w:pPr>
              <w:spacing w:line="240" w:lineRule="auto"/>
              <w:ind w:firstLine="0"/>
              <w:jc w:val="center"/>
              <w:rPr>
                <w:ins w:id="526" w:author="Zhou Arespur" w:date="2022-03-23T16:44:00Z"/>
                <w:rFonts w:ascii="Calibri" w:eastAsia="Times New Roman" w:hAnsi="Calibri"/>
                <w:color w:val="000000"/>
              </w:rPr>
            </w:pPr>
            <w:ins w:id="527" w:author="Zhou Arespur" w:date="2022-03-23T16:44:00Z">
              <w:r w:rsidRPr="001D3344">
                <w:rPr>
                  <w:rFonts w:ascii="Calibri" w:eastAsia="Times New Roman" w:hAnsi="Calibri"/>
                  <w:color w:val="000000"/>
                </w:rPr>
                <w:t>1.080</w:t>
              </w:r>
            </w:ins>
          </w:p>
        </w:tc>
        <w:tc>
          <w:tcPr>
            <w:tcW w:w="795" w:type="dxa"/>
            <w:noWrap/>
            <w:hideMark/>
            <w:tcPrChange w:id="528" w:author="Zhou Arespur" w:date="2022-03-23T16:45:00Z">
              <w:tcPr>
                <w:tcW w:w="795" w:type="dxa"/>
                <w:noWrap/>
                <w:hideMark/>
              </w:tcPr>
            </w:tcPrChange>
          </w:tcPr>
          <w:p w14:paraId="625BAD89" w14:textId="77777777" w:rsidR="001D3344" w:rsidRPr="001D3344" w:rsidRDefault="001D3344" w:rsidP="001D3344">
            <w:pPr>
              <w:spacing w:line="240" w:lineRule="auto"/>
              <w:ind w:firstLine="0"/>
              <w:jc w:val="center"/>
              <w:rPr>
                <w:ins w:id="529" w:author="Zhou Arespur" w:date="2022-03-23T16:44:00Z"/>
                <w:rFonts w:ascii="Calibri" w:eastAsia="Times New Roman" w:hAnsi="Calibri"/>
                <w:color w:val="000000"/>
              </w:rPr>
            </w:pPr>
            <w:ins w:id="530" w:author="Zhou Arespur" w:date="2022-03-23T16:44:00Z">
              <w:r w:rsidRPr="001D3344">
                <w:rPr>
                  <w:rFonts w:ascii="Calibri" w:eastAsia="Times New Roman" w:hAnsi="Calibri"/>
                  <w:color w:val="000000"/>
                </w:rPr>
                <w:t>-0.230</w:t>
              </w:r>
            </w:ins>
          </w:p>
        </w:tc>
        <w:tc>
          <w:tcPr>
            <w:tcW w:w="869" w:type="dxa"/>
            <w:noWrap/>
            <w:hideMark/>
            <w:tcPrChange w:id="531" w:author="Zhou Arespur" w:date="2022-03-23T16:45:00Z">
              <w:tcPr>
                <w:tcW w:w="869" w:type="dxa"/>
                <w:noWrap/>
                <w:hideMark/>
              </w:tcPr>
            </w:tcPrChange>
          </w:tcPr>
          <w:p w14:paraId="721D5189" w14:textId="77777777" w:rsidR="001D3344" w:rsidRPr="001D3344" w:rsidRDefault="001D3344" w:rsidP="001D3344">
            <w:pPr>
              <w:spacing w:line="240" w:lineRule="auto"/>
              <w:ind w:firstLine="0"/>
              <w:jc w:val="center"/>
              <w:rPr>
                <w:ins w:id="532" w:author="Zhou Arespur" w:date="2022-03-23T16:44:00Z"/>
                <w:rFonts w:ascii="Calibri" w:eastAsia="Times New Roman" w:hAnsi="Calibri"/>
                <w:color w:val="000000"/>
              </w:rPr>
            </w:pPr>
            <w:ins w:id="533" w:author="Zhou Arespur" w:date="2022-03-23T16:44:00Z">
              <w:r w:rsidRPr="001D3344">
                <w:rPr>
                  <w:rFonts w:ascii="Calibri" w:eastAsia="Times New Roman" w:hAnsi="Calibri"/>
                  <w:color w:val="000000"/>
                </w:rPr>
                <w:t>0.269</w:t>
              </w:r>
            </w:ins>
          </w:p>
        </w:tc>
        <w:tc>
          <w:tcPr>
            <w:tcW w:w="729" w:type="dxa"/>
            <w:noWrap/>
            <w:hideMark/>
            <w:tcPrChange w:id="534" w:author="Zhou Arespur" w:date="2022-03-23T16:45:00Z">
              <w:tcPr>
                <w:tcW w:w="729" w:type="dxa"/>
                <w:noWrap/>
                <w:hideMark/>
              </w:tcPr>
            </w:tcPrChange>
          </w:tcPr>
          <w:p w14:paraId="69CDDCC5" w14:textId="77777777" w:rsidR="001D3344" w:rsidRPr="001D3344" w:rsidRDefault="001D3344" w:rsidP="001D3344">
            <w:pPr>
              <w:spacing w:line="240" w:lineRule="auto"/>
              <w:ind w:firstLine="0"/>
              <w:jc w:val="center"/>
              <w:rPr>
                <w:ins w:id="535" w:author="Zhou Arespur" w:date="2022-03-23T16:44:00Z"/>
                <w:rFonts w:ascii="Calibri" w:eastAsia="Times New Roman" w:hAnsi="Calibri"/>
                <w:color w:val="000000"/>
              </w:rPr>
            </w:pPr>
            <w:ins w:id="536" w:author="Zhou Arespur" w:date="2022-03-23T16:44:00Z">
              <w:r w:rsidRPr="001D3344">
                <w:rPr>
                  <w:rFonts w:ascii="Calibri" w:eastAsia="Times New Roman" w:hAnsi="Calibri"/>
                  <w:color w:val="000000"/>
                </w:rPr>
                <w:t>0.056</w:t>
              </w:r>
            </w:ins>
          </w:p>
        </w:tc>
        <w:tc>
          <w:tcPr>
            <w:tcW w:w="794" w:type="dxa"/>
            <w:noWrap/>
            <w:hideMark/>
            <w:tcPrChange w:id="537" w:author="Zhou Arespur" w:date="2022-03-23T16:45:00Z">
              <w:tcPr>
                <w:tcW w:w="794" w:type="dxa"/>
                <w:noWrap/>
                <w:hideMark/>
              </w:tcPr>
            </w:tcPrChange>
          </w:tcPr>
          <w:p w14:paraId="199B4FE7" w14:textId="77777777" w:rsidR="001D3344" w:rsidRPr="001D3344" w:rsidRDefault="001D3344" w:rsidP="001D3344">
            <w:pPr>
              <w:spacing w:line="240" w:lineRule="auto"/>
              <w:ind w:firstLine="0"/>
              <w:jc w:val="center"/>
              <w:rPr>
                <w:ins w:id="538" w:author="Zhou Arespur" w:date="2022-03-23T16:44:00Z"/>
                <w:rFonts w:ascii="Calibri" w:eastAsia="Times New Roman" w:hAnsi="Calibri"/>
                <w:color w:val="000000"/>
              </w:rPr>
            </w:pPr>
            <w:ins w:id="539" w:author="Zhou Arespur" w:date="2022-03-23T16:44:00Z">
              <w:r w:rsidRPr="001D3344">
                <w:rPr>
                  <w:rFonts w:ascii="Calibri" w:eastAsia="Times New Roman" w:hAnsi="Calibri"/>
                  <w:color w:val="000000"/>
                </w:rPr>
                <w:t>1.102</w:t>
              </w:r>
            </w:ins>
          </w:p>
        </w:tc>
        <w:tc>
          <w:tcPr>
            <w:tcW w:w="794" w:type="dxa"/>
            <w:noWrap/>
            <w:hideMark/>
            <w:tcPrChange w:id="540" w:author="Zhou Arespur" w:date="2022-03-23T16:45:00Z">
              <w:tcPr>
                <w:tcW w:w="794" w:type="dxa"/>
                <w:noWrap/>
                <w:hideMark/>
              </w:tcPr>
            </w:tcPrChange>
          </w:tcPr>
          <w:p w14:paraId="76551EB1" w14:textId="77777777" w:rsidR="001D3344" w:rsidRPr="001D3344" w:rsidRDefault="001D3344" w:rsidP="001D3344">
            <w:pPr>
              <w:spacing w:line="240" w:lineRule="auto"/>
              <w:ind w:firstLine="0"/>
              <w:jc w:val="center"/>
              <w:rPr>
                <w:ins w:id="541" w:author="Zhou Arespur" w:date="2022-03-23T16:44:00Z"/>
                <w:rFonts w:ascii="Calibri" w:eastAsia="Times New Roman" w:hAnsi="Calibri"/>
                <w:color w:val="000000"/>
              </w:rPr>
            </w:pPr>
            <w:ins w:id="542" w:author="Zhou Arespur" w:date="2022-03-23T16:44:00Z">
              <w:r w:rsidRPr="001D3344">
                <w:rPr>
                  <w:rFonts w:ascii="Calibri" w:eastAsia="Times New Roman" w:hAnsi="Calibri"/>
                  <w:color w:val="000000"/>
                </w:rPr>
                <w:t>-0.240</w:t>
              </w:r>
            </w:ins>
          </w:p>
        </w:tc>
        <w:tc>
          <w:tcPr>
            <w:tcW w:w="794" w:type="dxa"/>
            <w:noWrap/>
            <w:hideMark/>
            <w:tcPrChange w:id="543" w:author="Zhou Arespur" w:date="2022-03-23T16:45:00Z">
              <w:tcPr>
                <w:tcW w:w="794" w:type="dxa"/>
                <w:noWrap/>
                <w:hideMark/>
              </w:tcPr>
            </w:tcPrChange>
          </w:tcPr>
          <w:p w14:paraId="3A875AF8" w14:textId="77777777" w:rsidR="001D3344" w:rsidRPr="001D3344" w:rsidRDefault="001D3344" w:rsidP="001D3344">
            <w:pPr>
              <w:spacing w:line="240" w:lineRule="auto"/>
              <w:ind w:firstLine="0"/>
              <w:jc w:val="center"/>
              <w:rPr>
                <w:ins w:id="544" w:author="Zhou Arespur" w:date="2022-03-23T16:44:00Z"/>
                <w:rFonts w:ascii="Calibri" w:eastAsia="Times New Roman" w:hAnsi="Calibri"/>
                <w:color w:val="000000"/>
              </w:rPr>
            </w:pPr>
            <w:ins w:id="545" w:author="Zhou Arespur" w:date="2022-03-23T16:44:00Z">
              <w:r w:rsidRPr="001D3344">
                <w:rPr>
                  <w:rFonts w:ascii="Calibri" w:eastAsia="Times New Roman" w:hAnsi="Calibri"/>
                  <w:color w:val="000000"/>
                </w:rPr>
                <w:t>-1E-04</w:t>
              </w:r>
            </w:ins>
          </w:p>
        </w:tc>
        <w:tc>
          <w:tcPr>
            <w:tcW w:w="976" w:type="dxa"/>
            <w:noWrap/>
            <w:hideMark/>
            <w:tcPrChange w:id="546" w:author="Zhou Arespur" w:date="2022-03-23T16:45:00Z">
              <w:tcPr>
                <w:tcW w:w="976" w:type="dxa"/>
                <w:noWrap/>
                <w:hideMark/>
              </w:tcPr>
            </w:tcPrChange>
          </w:tcPr>
          <w:p w14:paraId="75B9C0DF" w14:textId="77777777" w:rsidR="001D3344" w:rsidRPr="001D3344" w:rsidRDefault="001D3344" w:rsidP="001D3344">
            <w:pPr>
              <w:spacing w:line="240" w:lineRule="auto"/>
              <w:ind w:firstLine="0"/>
              <w:jc w:val="center"/>
              <w:rPr>
                <w:ins w:id="547" w:author="Zhou Arespur" w:date="2022-03-23T16:44:00Z"/>
                <w:rFonts w:ascii="Calibri" w:eastAsia="Times New Roman" w:hAnsi="Calibri"/>
                <w:color w:val="000000"/>
              </w:rPr>
            </w:pPr>
            <w:ins w:id="548" w:author="Zhou Arespur" w:date="2022-03-23T16:44:00Z">
              <w:r w:rsidRPr="001D3344">
                <w:rPr>
                  <w:rFonts w:ascii="Calibri" w:eastAsia="Times New Roman" w:hAnsi="Calibri"/>
                  <w:color w:val="000000"/>
                </w:rPr>
                <w:t>0.147</w:t>
              </w:r>
            </w:ins>
          </w:p>
        </w:tc>
        <w:tc>
          <w:tcPr>
            <w:tcW w:w="976" w:type="dxa"/>
            <w:noWrap/>
            <w:hideMark/>
            <w:tcPrChange w:id="549" w:author="Zhou Arespur" w:date="2022-03-23T16:45:00Z">
              <w:tcPr>
                <w:tcW w:w="976" w:type="dxa"/>
                <w:noWrap/>
                <w:hideMark/>
              </w:tcPr>
            </w:tcPrChange>
          </w:tcPr>
          <w:p w14:paraId="7229109D" w14:textId="77777777" w:rsidR="001D3344" w:rsidRPr="001D3344" w:rsidRDefault="001D3344" w:rsidP="001D3344">
            <w:pPr>
              <w:spacing w:line="240" w:lineRule="auto"/>
              <w:ind w:firstLine="0"/>
              <w:jc w:val="center"/>
              <w:rPr>
                <w:ins w:id="550" w:author="Zhou Arespur" w:date="2022-03-23T16:44:00Z"/>
                <w:rFonts w:ascii="Calibri" w:eastAsia="Times New Roman" w:hAnsi="Calibri"/>
                <w:color w:val="000000"/>
              </w:rPr>
            </w:pPr>
            <w:ins w:id="551" w:author="Zhou Arespur" w:date="2022-03-23T16:44:00Z">
              <w:r w:rsidRPr="001D3344">
                <w:rPr>
                  <w:rFonts w:ascii="Calibri" w:eastAsia="Times New Roman" w:hAnsi="Calibri"/>
                  <w:color w:val="000000"/>
                </w:rPr>
                <w:t>1.180</w:t>
              </w:r>
            </w:ins>
          </w:p>
        </w:tc>
        <w:tc>
          <w:tcPr>
            <w:tcW w:w="824" w:type="dxa"/>
            <w:noWrap/>
            <w:hideMark/>
            <w:tcPrChange w:id="552" w:author="Zhou Arespur" w:date="2022-03-23T16:45:00Z">
              <w:tcPr>
                <w:tcW w:w="824" w:type="dxa"/>
                <w:noWrap/>
                <w:hideMark/>
              </w:tcPr>
            </w:tcPrChange>
          </w:tcPr>
          <w:p w14:paraId="2C6F3C91" w14:textId="77777777" w:rsidR="001D3344" w:rsidRPr="001D3344" w:rsidRDefault="001D3344" w:rsidP="001D3344">
            <w:pPr>
              <w:spacing w:line="240" w:lineRule="auto"/>
              <w:ind w:firstLine="0"/>
              <w:jc w:val="center"/>
              <w:rPr>
                <w:ins w:id="553" w:author="Zhou Arespur" w:date="2022-03-23T16:44:00Z"/>
                <w:rFonts w:ascii="Calibri" w:eastAsia="Times New Roman" w:hAnsi="Calibri"/>
                <w:color w:val="000000"/>
              </w:rPr>
            </w:pPr>
            <w:ins w:id="554" w:author="Zhou Arespur" w:date="2022-03-23T16:44:00Z">
              <w:r w:rsidRPr="001D3344">
                <w:rPr>
                  <w:rFonts w:ascii="Calibri" w:eastAsia="Times New Roman" w:hAnsi="Calibri"/>
                  <w:color w:val="000000"/>
                </w:rPr>
                <w:t>0.030</w:t>
              </w:r>
            </w:ins>
          </w:p>
        </w:tc>
      </w:tr>
      <w:tr w:rsidR="001D3344" w:rsidRPr="001D3344" w14:paraId="116B4149" w14:textId="77777777" w:rsidTr="001D3344">
        <w:trPr>
          <w:trHeight w:val="288"/>
          <w:ins w:id="555" w:author="Zhou Arespur" w:date="2022-03-23T16:44:00Z"/>
          <w:trPrChange w:id="556" w:author="Zhou Arespur" w:date="2022-03-23T16:45:00Z">
            <w:trPr>
              <w:trHeight w:val="288"/>
            </w:trPr>
          </w:trPrChange>
        </w:trPr>
        <w:tc>
          <w:tcPr>
            <w:tcW w:w="1099" w:type="dxa"/>
            <w:noWrap/>
            <w:hideMark/>
            <w:tcPrChange w:id="557" w:author="Zhou Arespur" w:date="2022-03-23T16:45:00Z">
              <w:tcPr>
                <w:tcW w:w="1099" w:type="dxa"/>
                <w:noWrap/>
                <w:hideMark/>
              </w:tcPr>
            </w:tcPrChange>
          </w:tcPr>
          <w:p w14:paraId="5A42B390" w14:textId="2545C51F" w:rsidR="001D3344" w:rsidRPr="008D16A1" w:rsidRDefault="001D3344" w:rsidP="001D3344">
            <w:pPr>
              <w:spacing w:line="240" w:lineRule="auto"/>
              <w:ind w:firstLine="0"/>
              <w:jc w:val="center"/>
              <w:rPr>
                <w:ins w:id="558" w:author="Zhou Arespur" w:date="2022-03-23T16:44:00Z"/>
                <w:rFonts w:eastAsia="Times New Roman" w:cs="Times New Roman"/>
                <w:color w:val="000000"/>
                <w:rPrChange w:id="559" w:author="Zhou Arespur" w:date="2022-03-23T16:49:00Z">
                  <w:rPr>
                    <w:ins w:id="560" w:author="Zhou Arespur" w:date="2022-03-23T16:44:00Z"/>
                    <w:rFonts w:ascii="Calibri" w:eastAsia="Times New Roman" w:hAnsi="Calibri"/>
                    <w:b/>
                    <w:bCs/>
                    <w:color w:val="000000"/>
                  </w:rPr>
                </w:rPrChange>
              </w:rPr>
            </w:pPr>
            <m:oMathPara>
              <m:oMath>
                <m:sSub>
                  <m:sSubPr>
                    <m:ctrlPr>
                      <w:ins w:id="561" w:author="Zhou Arespur" w:date="2022-03-23T16:44:00Z">
                        <w:rPr>
                          <w:rFonts w:ascii="Cambria Math" w:eastAsia="Times New Roman" w:hAnsi="Cambria Math" w:cs="Times New Roman"/>
                          <w:i/>
                          <w:color w:val="000000"/>
                          <w:rPrChange w:id="562" w:author="Zhou Arespur" w:date="2022-03-23T16:49:00Z">
                            <w:rPr>
                              <w:rFonts w:ascii="Cambria Math" w:eastAsia="Times New Roman" w:hAnsi="Cambria Math"/>
                              <w:i/>
                              <w:color w:val="000000"/>
                            </w:rPr>
                          </w:rPrChange>
                        </w:rPr>
                      </w:ins>
                    </m:ctrlPr>
                  </m:sSubPr>
                  <m:e>
                    <m:r>
                      <w:ins w:id="563" w:author="Zhou Arespur" w:date="2022-03-23T16:44:00Z">
                        <w:rPr>
                          <w:rFonts w:ascii="Cambria Math" w:eastAsia="Times New Roman" w:hAnsi="Cambria Math" w:cs="Times New Roman"/>
                          <w:color w:val="000000"/>
                          <w:rPrChange w:id="564" w:author="Zhou Arespur" w:date="2022-03-23T16:49:00Z">
                            <w:rPr>
                              <w:rFonts w:ascii="Cambria Math" w:eastAsia="Times New Roman" w:hAnsi="Cambria Math" w:cs="Times New Roman"/>
                              <w:color w:val="000000"/>
                            </w:rPr>
                          </w:rPrChange>
                        </w:rPr>
                        <m:t>C</m:t>
                      </w:ins>
                    </m:r>
                  </m:e>
                  <m:sub>
                    <m:r>
                      <w:ins w:id="565" w:author="Zhou Arespur" w:date="2022-03-23T16:44:00Z">
                        <w:rPr>
                          <w:rFonts w:ascii="Cambria Math" w:eastAsia="Times New Roman" w:hAnsi="Cambria Math" w:cs="Times New Roman"/>
                          <w:color w:val="000000"/>
                          <w:rPrChange w:id="566" w:author="Zhou Arespur" w:date="2022-03-23T16:49:00Z">
                            <w:rPr>
                              <w:rFonts w:ascii="Cambria Math" w:eastAsia="Times New Roman" w:hAnsi="Cambria Math" w:cs="Times New Roman"/>
                              <w:color w:val="000000"/>
                            </w:rPr>
                          </w:rPrChange>
                        </w:rPr>
                        <m:t>12</m:t>
                      </w:ins>
                    </m:r>
                  </m:sub>
                </m:sSub>
                <m:sSub>
                  <m:sSubPr>
                    <m:ctrlPr>
                      <w:ins w:id="567" w:author="Zhou Arespur" w:date="2022-03-23T16:44:00Z">
                        <w:rPr>
                          <w:rFonts w:ascii="Cambria Math" w:eastAsia="Times New Roman" w:hAnsi="Cambria Math" w:cs="Times New Roman"/>
                          <w:i/>
                          <w:color w:val="000000"/>
                          <w:rPrChange w:id="568" w:author="Zhou Arespur" w:date="2022-03-23T16:49:00Z">
                            <w:rPr>
                              <w:rFonts w:ascii="Cambria Math" w:eastAsia="Times New Roman" w:hAnsi="Cambria Math"/>
                              <w:i/>
                              <w:color w:val="000000"/>
                            </w:rPr>
                          </w:rPrChange>
                        </w:rPr>
                      </w:ins>
                    </m:ctrlPr>
                  </m:sSubPr>
                  <m:e>
                    <m:r>
                      <w:ins w:id="569" w:author="Zhou Arespur" w:date="2022-03-23T16:44:00Z">
                        <w:rPr>
                          <w:rFonts w:ascii="Cambria Math" w:eastAsia="Times New Roman" w:hAnsi="Cambria Math" w:cs="Times New Roman"/>
                          <w:color w:val="000000"/>
                          <w:rPrChange w:id="570" w:author="Zhou Arespur" w:date="2022-03-23T16:49:00Z">
                            <w:rPr>
                              <w:rFonts w:ascii="Cambria Math" w:eastAsia="Times New Roman" w:hAnsi="Cambria Math" w:cs="Times New Roman"/>
                              <w:color w:val="000000"/>
                            </w:rPr>
                          </w:rPrChange>
                        </w:rPr>
                        <m:t>H</m:t>
                      </w:ins>
                    </m:r>
                  </m:e>
                  <m:sub>
                    <m:r>
                      <w:ins w:id="571" w:author="Zhou Arespur" w:date="2022-03-23T16:44:00Z">
                        <w:rPr>
                          <w:rFonts w:ascii="Cambria Math" w:eastAsia="Times New Roman" w:hAnsi="Cambria Math" w:cs="Times New Roman"/>
                          <w:color w:val="000000"/>
                          <w:rPrChange w:id="572" w:author="Zhou Arespur" w:date="2022-03-23T16:49:00Z">
                            <w:rPr>
                              <w:rFonts w:ascii="Cambria Math" w:eastAsia="Times New Roman" w:hAnsi="Cambria Math" w:cs="Times New Roman"/>
                              <w:color w:val="000000"/>
                            </w:rPr>
                          </w:rPrChange>
                        </w:rPr>
                        <m:t>26</m:t>
                      </w:ins>
                    </m:r>
                  </m:sub>
                </m:sSub>
              </m:oMath>
            </m:oMathPara>
          </w:p>
        </w:tc>
        <w:tc>
          <w:tcPr>
            <w:tcW w:w="795" w:type="dxa"/>
            <w:noWrap/>
            <w:hideMark/>
            <w:tcPrChange w:id="573" w:author="Zhou Arespur" w:date="2022-03-23T16:45:00Z">
              <w:tcPr>
                <w:tcW w:w="795" w:type="dxa"/>
                <w:noWrap/>
                <w:hideMark/>
              </w:tcPr>
            </w:tcPrChange>
          </w:tcPr>
          <w:p w14:paraId="4BEF797F" w14:textId="77777777" w:rsidR="001D3344" w:rsidRPr="001D3344" w:rsidRDefault="001D3344" w:rsidP="001D3344">
            <w:pPr>
              <w:spacing w:line="240" w:lineRule="auto"/>
              <w:ind w:firstLine="0"/>
              <w:jc w:val="center"/>
              <w:rPr>
                <w:ins w:id="574" w:author="Zhou Arespur" w:date="2022-03-23T16:44:00Z"/>
                <w:rFonts w:ascii="Calibri" w:eastAsia="Times New Roman" w:hAnsi="Calibri"/>
                <w:color w:val="000000"/>
              </w:rPr>
            </w:pPr>
            <w:ins w:id="575" w:author="Zhou Arespur" w:date="2022-03-23T16:44:00Z">
              <w:r w:rsidRPr="001D3344">
                <w:rPr>
                  <w:rFonts w:ascii="Calibri" w:eastAsia="Times New Roman" w:hAnsi="Calibri"/>
                  <w:color w:val="000000"/>
                </w:rPr>
                <w:t>4.364</w:t>
              </w:r>
            </w:ins>
          </w:p>
        </w:tc>
        <w:tc>
          <w:tcPr>
            <w:tcW w:w="795" w:type="dxa"/>
            <w:noWrap/>
            <w:hideMark/>
            <w:tcPrChange w:id="576" w:author="Zhou Arespur" w:date="2022-03-23T16:45:00Z">
              <w:tcPr>
                <w:tcW w:w="795" w:type="dxa"/>
                <w:noWrap/>
                <w:hideMark/>
              </w:tcPr>
            </w:tcPrChange>
          </w:tcPr>
          <w:p w14:paraId="3D14E357" w14:textId="77777777" w:rsidR="001D3344" w:rsidRPr="001D3344" w:rsidRDefault="001D3344" w:rsidP="001D3344">
            <w:pPr>
              <w:spacing w:line="240" w:lineRule="auto"/>
              <w:ind w:firstLine="0"/>
              <w:jc w:val="center"/>
              <w:rPr>
                <w:ins w:id="577" w:author="Zhou Arespur" w:date="2022-03-23T16:44:00Z"/>
                <w:rFonts w:ascii="Calibri" w:eastAsia="Times New Roman" w:hAnsi="Calibri"/>
                <w:color w:val="000000"/>
              </w:rPr>
            </w:pPr>
            <w:ins w:id="578" w:author="Zhou Arespur" w:date="2022-03-23T16:44:00Z">
              <w:r w:rsidRPr="001D3344">
                <w:rPr>
                  <w:rFonts w:ascii="Calibri" w:eastAsia="Times New Roman" w:hAnsi="Calibri"/>
                  <w:color w:val="000000"/>
                </w:rPr>
                <w:t>-2.768</w:t>
              </w:r>
            </w:ins>
          </w:p>
        </w:tc>
        <w:tc>
          <w:tcPr>
            <w:tcW w:w="869" w:type="dxa"/>
            <w:noWrap/>
            <w:hideMark/>
            <w:tcPrChange w:id="579" w:author="Zhou Arespur" w:date="2022-03-23T16:45:00Z">
              <w:tcPr>
                <w:tcW w:w="869" w:type="dxa"/>
                <w:noWrap/>
                <w:hideMark/>
              </w:tcPr>
            </w:tcPrChange>
          </w:tcPr>
          <w:p w14:paraId="65625127" w14:textId="77777777" w:rsidR="001D3344" w:rsidRPr="001D3344" w:rsidRDefault="001D3344" w:rsidP="001D3344">
            <w:pPr>
              <w:spacing w:line="240" w:lineRule="auto"/>
              <w:ind w:firstLine="0"/>
              <w:jc w:val="center"/>
              <w:rPr>
                <w:ins w:id="580" w:author="Zhou Arespur" w:date="2022-03-23T16:44:00Z"/>
                <w:rFonts w:ascii="Calibri" w:eastAsia="Times New Roman" w:hAnsi="Calibri"/>
                <w:color w:val="000000"/>
              </w:rPr>
            </w:pPr>
            <w:ins w:id="581" w:author="Zhou Arespur" w:date="2022-03-23T16:44:00Z">
              <w:r w:rsidRPr="001D3344">
                <w:rPr>
                  <w:rFonts w:ascii="Calibri" w:eastAsia="Times New Roman" w:hAnsi="Calibri"/>
                  <w:color w:val="000000"/>
                </w:rPr>
                <w:t>0.072</w:t>
              </w:r>
            </w:ins>
          </w:p>
        </w:tc>
        <w:tc>
          <w:tcPr>
            <w:tcW w:w="729" w:type="dxa"/>
            <w:noWrap/>
            <w:hideMark/>
            <w:tcPrChange w:id="582" w:author="Zhou Arespur" w:date="2022-03-23T16:45:00Z">
              <w:tcPr>
                <w:tcW w:w="729" w:type="dxa"/>
                <w:noWrap/>
                <w:hideMark/>
              </w:tcPr>
            </w:tcPrChange>
          </w:tcPr>
          <w:p w14:paraId="07D02920" w14:textId="77777777" w:rsidR="001D3344" w:rsidRPr="001D3344" w:rsidRDefault="001D3344" w:rsidP="001D3344">
            <w:pPr>
              <w:spacing w:line="240" w:lineRule="auto"/>
              <w:ind w:firstLine="0"/>
              <w:jc w:val="center"/>
              <w:rPr>
                <w:ins w:id="583" w:author="Zhou Arespur" w:date="2022-03-23T16:44:00Z"/>
                <w:rFonts w:ascii="Calibri" w:eastAsia="Times New Roman" w:hAnsi="Calibri"/>
                <w:color w:val="000000"/>
              </w:rPr>
            </w:pPr>
            <w:ins w:id="584" w:author="Zhou Arespur" w:date="2022-03-23T16:44:00Z">
              <w:r w:rsidRPr="001D3344">
                <w:rPr>
                  <w:rFonts w:ascii="Calibri" w:eastAsia="Times New Roman" w:hAnsi="Calibri"/>
                  <w:color w:val="000000"/>
                </w:rPr>
                <w:t>0.451</w:t>
              </w:r>
            </w:ins>
          </w:p>
        </w:tc>
        <w:tc>
          <w:tcPr>
            <w:tcW w:w="794" w:type="dxa"/>
            <w:noWrap/>
            <w:hideMark/>
            <w:tcPrChange w:id="585" w:author="Zhou Arespur" w:date="2022-03-23T16:45:00Z">
              <w:tcPr>
                <w:tcW w:w="794" w:type="dxa"/>
                <w:noWrap/>
                <w:hideMark/>
              </w:tcPr>
            </w:tcPrChange>
          </w:tcPr>
          <w:p w14:paraId="57C66FF0" w14:textId="77777777" w:rsidR="001D3344" w:rsidRPr="001D3344" w:rsidRDefault="001D3344" w:rsidP="001D3344">
            <w:pPr>
              <w:spacing w:line="240" w:lineRule="auto"/>
              <w:ind w:firstLine="0"/>
              <w:jc w:val="center"/>
              <w:rPr>
                <w:ins w:id="586" w:author="Zhou Arespur" w:date="2022-03-23T16:44:00Z"/>
                <w:rFonts w:ascii="Calibri" w:eastAsia="Times New Roman" w:hAnsi="Calibri"/>
                <w:color w:val="000000"/>
              </w:rPr>
            </w:pPr>
            <w:ins w:id="587" w:author="Zhou Arespur" w:date="2022-03-23T16:44:00Z">
              <w:r w:rsidRPr="001D3344">
                <w:rPr>
                  <w:rFonts w:ascii="Calibri" w:eastAsia="Times New Roman" w:hAnsi="Calibri"/>
                  <w:color w:val="000000"/>
                </w:rPr>
                <w:t>6.335</w:t>
              </w:r>
            </w:ins>
          </w:p>
        </w:tc>
        <w:tc>
          <w:tcPr>
            <w:tcW w:w="794" w:type="dxa"/>
            <w:noWrap/>
            <w:hideMark/>
            <w:tcPrChange w:id="588" w:author="Zhou Arespur" w:date="2022-03-23T16:45:00Z">
              <w:tcPr>
                <w:tcW w:w="794" w:type="dxa"/>
                <w:noWrap/>
                <w:hideMark/>
              </w:tcPr>
            </w:tcPrChange>
          </w:tcPr>
          <w:p w14:paraId="72C136AE" w14:textId="77777777" w:rsidR="001D3344" w:rsidRPr="001D3344" w:rsidRDefault="001D3344" w:rsidP="001D3344">
            <w:pPr>
              <w:spacing w:line="240" w:lineRule="auto"/>
              <w:ind w:firstLine="0"/>
              <w:jc w:val="center"/>
              <w:rPr>
                <w:ins w:id="589" w:author="Zhou Arespur" w:date="2022-03-23T16:44:00Z"/>
                <w:rFonts w:ascii="Calibri" w:eastAsia="Times New Roman" w:hAnsi="Calibri"/>
                <w:color w:val="000000"/>
              </w:rPr>
            </w:pPr>
            <w:ins w:id="590" w:author="Zhou Arespur" w:date="2022-03-23T16:44:00Z">
              <w:r w:rsidRPr="001D3344">
                <w:rPr>
                  <w:rFonts w:ascii="Calibri" w:eastAsia="Times New Roman" w:hAnsi="Calibri"/>
                  <w:color w:val="000000"/>
                </w:rPr>
                <w:t>-4.888</w:t>
              </w:r>
            </w:ins>
          </w:p>
        </w:tc>
        <w:tc>
          <w:tcPr>
            <w:tcW w:w="794" w:type="dxa"/>
            <w:noWrap/>
            <w:hideMark/>
            <w:tcPrChange w:id="591" w:author="Zhou Arespur" w:date="2022-03-23T16:45:00Z">
              <w:tcPr>
                <w:tcW w:w="794" w:type="dxa"/>
                <w:noWrap/>
                <w:hideMark/>
              </w:tcPr>
            </w:tcPrChange>
          </w:tcPr>
          <w:p w14:paraId="795BB202" w14:textId="77777777" w:rsidR="001D3344" w:rsidRPr="001D3344" w:rsidRDefault="001D3344" w:rsidP="001D3344">
            <w:pPr>
              <w:spacing w:line="240" w:lineRule="auto"/>
              <w:ind w:firstLine="0"/>
              <w:jc w:val="center"/>
              <w:rPr>
                <w:ins w:id="592" w:author="Zhou Arespur" w:date="2022-03-23T16:44:00Z"/>
                <w:rFonts w:ascii="Calibri" w:eastAsia="Times New Roman" w:hAnsi="Calibri"/>
                <w:color w:val="000000"/>
              </w:rPr>
            </w:pPr>
            <w:ins w:id="593" w:author="Zhou Arespur" w:date="2022-03-23T16:44:00Z">
              <w:r w:rsidRPr="001D3344">
                <w:rPr>
                  <w:rFonts w:ascii="Calibri" w:eastAsia="Times New Roman" w:hAnsi="Calibri"/>
                  <w:color w:val="000000"/>
                </w:rPr>
                <w:t>0.004</w:t>
              </w:r>
            </w:ins>
          </w:p>
        </w:tc>
        <w:tc>
          <w:tcPr>
            <w:tcW w:w="976" w:type="dxa"/>
            <w:noWrap/>
            <w:hideMark/>
            <w:tcPrChange w:id="594" w:author="Zhou Arespur" w:date="2022-03-23T16:45:00Z">
              <w:tcPr>
                <w:tcW w:w="976" w:type="dxa"/>
                <w:noWrap/>
                <w:hideMark/>
              </w:tcPr>
            </w:tcPrChange>
          </w:tcPr>
          <w:p w14:paraId="4DC90038" w14:textId="77777777" w:rsidR="001D3344" w:rsidRPr="001D3344" w:rsidRDefault="001D3344" w:rsidP="001D3344">
            <w:pPr>
              <w:spacing w:line="240" w:lineRule="auto"/>
              <w:ind w:firstLine="0"/>
              <w:jc w:val="center"/>
              <w:rPr>
                <w:ins w:id="595" w:author="Zhou Arespur" w:date="2022-03-23T16:44:00Z"/>
                <w:rFonts w:ascii="Calibri" w:eastAsia="Times New Roman" w:hAnsi="Calibri"/>
                <w:color w:val="000000"/>
              </w:rPr>
            </w:pPr>
            <w:ins w:id="596" w:author="Zhou Arespur" w:date="2022-03-23T16:44:00Z">
              <w:r w:rsidRPr="001D3344">
                <w:rPr>
                  <w:rFonts w:ascii="Calibri" w:eastAsia="Times New Roman" w:hAnsi="Calibri"/>
                  <w:color w:val="000000"/>
                </w:rPr>
                <w:t>0.086</w:t>
              </w:r>
            </w:ins>
          </w:p>
        </w:tc>
        <w:tc>
          <w:tcPr>
            <w:tcW w:w="976" w:type="dxa"/>
            <w:noWrap/>
            <w:hideMark/>
            <w:tcPrChange w:id="597" w:author="Zhou Arespur" w:date="2022-03-23T16:45:00Z">
              <w:tcPr>
                <w:tcW w:w="976" w:type="dxa"/>
                <w:noWrap/>
                <w:hideMark/>
              </w:tcPr>
            </w:tcPrChange>
          </w:tcPr>
          <w:p w14:paraId="331A4A2C" w14:textId="77777777" w:rsidR="001D3344" w:rsidRPr="001D3344" w:rsidRDefault="001D3344" w:rsidP="001D3344">
            <w:pPr>
              <w:spacing w:line="240" w:lineRule="auto"/>
              <w:ind w:firstLine="0"/>
              <w:jc w:val="center"/>
              <w:rPr>
                <w:ins w:id="598" w:author="Zhou Arespur" w:date="2022-03-23T16:44:00Z"/>
                <w:rFonts w:ascii="Calibri" w:eastAsia="Times New Roman" w:hAnsi="Calibri"/>
                <w:color w:val="000000"/>
              </w:rPr>
            </w:pPr>
            <w:ins w:id="599" w:author="Zhou Arespur" w:date="2022-03-23T16:44:00Z">
              <w:r w:rsidRPr="001D3344">
                <w:rPr>
                  <w:rFonts w:ascii="Calibri" w:eastAsia="Times New Roman" w:hAnsi="Calibri"/>
                  <w:color w:val="000000"/>
                </w:rPr>
                <w:t>2.388</w:t>
              </w:r>
            </w:ins>
          </w:p>
        </w:tc>
        <w:tc>
          <w:tcPr>
            <w:tcW w:w="824" w:type="dxa"/>
            <w:noWrap/>
            <w:hideMark/>
            <w:tcPrChange w:id="600" w:author="Zhou Arespur" w:date="2022-03-23T16:45:00Z">
              <w:tcPr>
                <w:tcW w:w="824" w:type="dxa"/>
                <w:noWrap/>
                <w:hideMark/>
              </w:tcPr>
            </w:tcPrChange>
          </w:tcPr>
          <w:p w14:paraId="129C4E0F" w14:textId="77777777" w:rsidR="001D3344" w:rsidRPr="001D3344" w:rsidRDefault="001D3344" w:rsidP="001D3344">
            <w:pPr>
              <w:spacing w:line="240" w:lineRule="auto"/>
              <w:ind w:firstLine="0"/>
              <w:jc w:val="center"/>
              <w:rPr>
                <w:ins w:id="601" w:author="Zhou Arespur" w:date="2022-03-23T16:44:00Z"/>
                <w:rFonts w:ascii="Calibri" w:eastAsia="Times New Roman" w:hAnsi="Calibri"/>
                <w:color w:val="000000"/>
              </w:rPr>
            </w:pPr>
            <w:ins w:id="602" w:author="Zhou Arespur" w:date="2022-03-23T16:44:00Z">
              <w:r w:rsidRPr="001D3344">
                <w:rPr>
                  <w:rFonts w:ascii="Calibri" w:eastAsia="Times New Roman" w:hAnsi="Calibri"/>
                  <w:color w:val="000000"/>
                </w:rPr>
                <w:t>0.581</w:t>
              </w:r>
            </w:ins>
          </w:p>
        </w:tc>
      </w:tr>
      <w:tr w:rsidR="001D3344" w:rsidRPr="001D3344" w14:paraId="42B5B48E" w14:textId="77777777" w:rsidTr="001D3344">
        <w:trPr>
          <w:trHeight w:val="288"/>
          <w:ins w:id="603" w:author="Zhou Arespur" w:date="2022-03-23T16:44:00Z"/>
          <w:trPrChange w:id="604" w:author="Zhou Arespur" w:date="2022-03-23T16:45:00Z">
            <w:trPr>
              <w:trHeight w:val="288"/>
            </w:trPr>
          </w:trPrChange>
        </w:trPr>
        <w:tc>
          <w:tcPr>
            <w:tcW w:w="1099" w:type="dxa"/>
            <w:noWrap/>
            <w:hideMark/>
            <w:tcPrChange w:id="605" w:author="Zhou Arespur" w:date="2022-03-23T16:45:00Z">
              <w:tcPr>
                <w:tcW w:w="1099" w:type="dxa"/>
                <w:noWrap/>
                <w:hideMark/>
              </w:tcPr>
            </w:tcPrChange>
          </w:tcPr>
          <w:p w14:paraId="5AB44AF6" w14:textId="639013DB" w:rsidR="001D3344" w:rsidRPr="008D16A1" w:rsidRDefault="008D16A1" w:rsidP="001D3344">
            <w:pPr>
              <w:spacing w:line="240" w:lineRule="auto"/>
              <w:ind w:firstLine="0"/>
              <w:jc w:val="center"/>
              <w:rPr>
                <w:ins w:id="606" w:author="Zhou Arespur" w:date="2022-03-23T16:44:00Z"/>
                <w:rFonts w:eastAsia="Times New Roman" w:cs="Times New Roman"/>
                <w:color w:val="000000"/>
                <w:rPrChange w:id="607" w:author="Zhou Arespur" w:date="2022-03-23T16:49:00Z">
                  <w:rPr>
                    <w:ins w:id="608" w:author="Zhou Arespur" w:date="2022-03-23T16:44:00Z"/>
                    <w:rFonts w:ascii="Calibri" w:eastAsia="Times New Roman" w:hAnsi="Calibri"/>
                    <w:b/>
                    <w:bCs/>
                    <w:color w:val="000000"/>
                  </w:rPr>
                </w:rPrChange>
              </w:rPr>
            </w:pPr>
            <m:oMathPara>
              <m:oMath>
                <m:r>
                  <w:ins w:id="609" w:author="Zhou Arespur" w:date="2022-03-23T16:44:00Z">
                    <w:rPr>
                      <w:rFonts w:ascii="Cambria Math" w:eastAsia="Times New Roman" w:hAnsi="Cambria Math" w:cs="Times New Roman"/>
                      <w:color w:val="000000"/>
                      <w:rPrChange w:id="610" w:author="Zhou Arespur" w:date="2022-03-23T16:49:00Z">
                        <w:rPr>
                          <w:rFonts w:ascii="Cambria Math" w:eastAsia="Times New Roman" w:hAnsi="Cambria Math" w:cs="Times New Roman"/>
                          <w:color w:val="000000"/>
                        </w:rPr>
                      </w:rPrChange>
                    </w:rPr>
                    <m:t>C</m:t>
                  </w:ins>
                </m:r>
                <m:sSub>
                  <m:sSubPr>
                    <m:ctrlPr>
                      <w:ins w:id="611" w:author="Zhou Arespur" w:date="2022-03-23T16:44:00Z">
                        <w:rPr>
                          <w:rFonts w:ascii="Cambria Math" w:eastAsia="Times New Roman" w:hAnsi="Cambria Math" w:cs="Times New Roman"/>
                          <w:i/>
                          <w:color w:val="000000"/>
                          <w:rPrChange w:id="612" w:author="Zhou Arespur" w:date="2022-03-23T16:49:00Z">
                            <w:rPr>
                              <w:rFonts w:ascii="Cambria Math" w:eastAsia="Times New Roman" w:hAnsi="Cambria Math"/>
                              <w:i/>
                              <w:color w:val="000000"/>
                            </w:rPr>
                          </w:rPrChange>
                        </w:rPr>
                      </w:ins>
                    </m:ctrlPr>
                  </m:sSubPr>
                  <m:e>
                    <m:r>
                      <w:ins w:id="613" w:author="Zhou Arespur" w:date="2022-03-23T16:44:00Z">
                        <w:rPr>
                          <w:rFonts w:ascii="Cambria Math" w:eastAsia="Times New Roman" w:hAnsi="Cambria Math" w:cs="Times New Roman"/>
                          <w:color w:val="000000"/>
                          <w:rPrChange w:id="614" w:author="Zhou Arespur" w:date="2022-03-23T16:49:00Z">
                            <w:rPr>
                              <w:rFonts w:ascii="Cambria Math" w:eastAsia="Times New Roman" w:hAnsi="Cambria Math" w:cs="Times New Roman"/>
                              <w:color w:val="000000"/>
                            </w:rPr>
                          </w:rPrChange>
                        </w:rPr>
                        <m:t>H</m:t>
                      </w:ins>
                    </m:r>
                  </m:e>
                  <m:sub>
                    <m:r>
                      <w:ins w:id="615" w:author="Zhou Arespur" w:date="2022-03-23T16:44:00Z">
                        <w:rPr>
                          <w:rFonts w:ascii="Cambria Math" w:eastAsia="Times New Roman" w:hAnsi="Cambria Math" w:cs="Times New Roman"/>
                          <w:color w:val="000000"/>
                          <w:rPrChange w:id="616" w:author="Zhou Arespur" w:date="2022-03-23T16:49:00Z">
                            <w:rPr>
                              <w:rFonts w:ascii="Cambria Math" w:eastAsia="Times New Roman" w:hAnsi="Cambria Math" w:cs="Times New Roman"/>
                              <w:color w:val="000000"/>
                            </w:rPr>
                          </w:rPrChange>
                        </w:rPr>
                        <m:t>4</m:t>
                      </w:ins>
                    </m:r>
                  </m:sub>
                </m:sSub>
              </m:oMath>
            </m:oMathPara>
          </w:p>
        </w:tc>
        <w:tc>
          <w:tcPr>
            <w:tcW w:w="795" w:type="dxa"/>
            <w:noWrap/>
            <w:hideMark/>
            <w:tcPrChange w:id="617" w:author="Zhou Arespur" w:date="2022-03-23T16:45:00Z">
              <w:tcPr>
                <w:tcW w:w="795" w:type="dxa"/>
                <w:noWrap/>
                <w:hideMark/>
              </w:tcPr>
            </w:tcPrChange>
          </w:tcPr>
          <w:p w14:paraId="51AC971C" w14:textId="77777777" w:rsidR="001D3344" w:rsidRPr="001D3344" w:rsidRDefault="001D3344" w:rsidP="001D3344">
            <w:pPr>
              <w:spacing w:line="240" w:lineRule="auto"/>
              <w:ind w:firstLine="0"/>
              <w:jc w:val="center"/>
              <w:rPr>
                <w:ins w:id="618" w:author="Zhou Arespur" w:date="2022-03-23T16:44:00Z"/>
                <w:rFonts w:ascii="Calibri" w:eastAsia="Times New Roman" w:hAnsi="Calibri"/>
                <w:color w:val="000000"/>
              </w:rPr>
            </w:pPr>
            <w:ins w:id="619" w:author="Zhou Arespur" w:date="2022-03-23T16:44:00Z">
              <w:r w:rsidRPr="001D3344">
                <w:rPr>
                  <w:rFonts w:ascii="Calibri" w:eastAsia="Times New Roman" w:hAnsi="Calibri"/>
                  <w:color w:val="000000"/>
                </w:rPr>
                <w:t>1.105</w:t>
              </w:r>
            </w:ins>
          </w:p>
        </w:tc>
        <w:tc>
          <w:tcPr>
            <w:tcW w:w="795" w:type="dxa"/>
            <w:noWrap/>
            <w:hideMark/>
            <w:tcPrChange w:id="620" w:author="Zhou Arespur" w:date="2022-03-23T16:45:00Z">
              <w:tcPr>
                <w:tcW w:w="795" w:type="dxa"/>
                <w:noWrap/>
                <w:hideMark/>
              </w:tcPr>
            </w:tcPrChange>
          </w:tcPr>
          <w:p w14:paraId="652DDB8C" w14:textId="77777777" w:rsidR="001D3344" w:rsidRPr="001D3344" w:rsidRDefault="001D3344" w:rsidP="001D3344">
            <w:pPr>
              <w:spacing w:line="240" w:lineRule="auto"/>
              <w:ind w:firstLine="0"/>
              <w:jc w:val="center"/>
              <w:rPr>
                <w:ins w:id="621" w:author="Zhou Arespur" w:date="2022-03-23T16:44:00Z"/>
                <w:rFonts w:ascii="Calibri" w:eastAsia="Times New Roman" w:hAnsi="Calibri"/>
                <w:color w:val="000000"/>
              </w:rPr>
            </w:pPr>
            <w:ins w:id="622" w:author="Zhou Arespur" w:date="2022-03-23T16:44:00Z">
              <w:r w:rsidRPr="001D3344">
                <w:rPr>
                  <w:rFonts w:ascii="Calibri" w:eastAsia="Times New Roman" w:hAnsi="Calibri"/>
                  <w:color w:val="000000"/>
                </w:rPr>
                <w:t>-0.237</w:t>
              </w:r>
            </w:ins>
          </w:p>
        </w:tc>
        <w:tc>
          <w:tcPr>
            <w:tcW w:w="869" w:type="dxa"/>
            <w:noWrap/>
            <w:hideMark/>
            <w:tcPrChange w:id="623" w:author="Zhou Arespur" w:date="2022-03-23T16:45:00Z">
              <w:tcPr>
                <w:tcW w:w="869" w:type="dxa"/>
                <w:noWrap/>
                <w:hideMark/>
              </w:tcPr>
            </w:tcPrChange>
          </w:tcPr>
          <w:p w14:paraId="2B4C638D" w14:textId="77777777" w:rsidR="001D3344" w:rsidRPr="001D3344" w:rsidRDefault="001D3344" w:rsidP="001D3344">
            <w:pPr>
              <w:spacing w:line="240" w:lineRule="auto"/>
              <w:ind w:firstLine="0"/>
              <w:jc w:val="center"/>
              <w:rPr>
                <w:ins w:id="624" w:author="Zhou Arespur" w:date="2022-03-23T16:44:00Z"/>
                <w:rFonts w:ascii="Calibri" w:eastAsia="Times New Roman" w:hAnsi="Calibri"/>
                <w:color w:val="000000"/>
              </w:rPr>
            </w:pPr>
            <w:ins w:id="625" w:author="Zhou Arespur" w:date="2022-03-23T16:44:00Z">
              <w:r w:rsidRPr="001D3344">
                <w:rPr>
                  <w:rFonts w:ascii="Calibri" w:eastAsia="Times New Roman" w:hAnsi="Calibri"/>
                  <w:color w:val="000000"/>
                </w:rPr>
                <w:t>0.083</w:t>
              </w:r>
            </w:ins>
          </w:p>
        </w:tc>
        <w:tc>
          <w:tcPr>
            <w:tcW w:w="729" w:type="dxa"/>
            <w:noWrap/>
            <w:hideMark/>
            <w:tcPrChange w:id="626" w:author="Zhou Arespur" w:date="2022-03-23T16:45:00Z">
              <w:tcPr>
                <w:tcW w:w="729" w:type="dxa"/>
                <w:noWrap/>
                <w:hideMark/>
              </w:tcPr>
            </w:tcPrChange>
          </w:tcPr>
          <w:p w14:paraId="2C93DBF6" w14:textId="77777777" w:rsidR="001D3344" w:rsidRPr="001D3344" w:rsidRDefault="001D3344" w:rsidP="001D3344">
            <w:pPr>
              <w:spacing w:line="240" w:lineRule="auto"/>
              <w:ind w:firstLine="0"/>
              <w:jc w:val="center"/>
              <w:rPr>
                <w:ins w:id="627" w:author="Zhou Arespur" w:date="2022-03-23T16:44:00Z"/>
                <w:rFonts w:ascii="Calibri" w:eastAsia="Times New Roman" w:hAnsi="Calibri"/>
                <w:color w:val="000000"/>
              </w:rPr>
            </w:pPr>
            <w:ins w:id="628" w:author="Zhou Arespur" w:date="2022-03-23T16:44:00Z">
              <w:r w:rsidRPr="001D3344">
                <w:rPr>
                  <w:rFonts w:ascii="Calibri" w:eastAsia="Times New Roman" w:hAnsi="Calibri"/>
                  <w:color w:val="000000"/>
                </w:rPr>
                <w:t>0.040</w:t>
              </w:r>
            </w:ins>
          </w:p>
        </w:tc>
        <w:tc>
          <w:tcPr>
            <w:tcW w:w="794" w:type="dxa"/>
            <w:noWrap/>
            <w:hideMark/>
            <w:tcPrChange w:id="629" w:author="Zhou Arespur" w:date="2022-03-23T16:45:00Z">
              <w:tcPr>
                <w:tcW w:w="794" w:type="dxa"/>
                <w:noWrap/>
                <w:hideMark/>
              </w:tcPr>
            </w:tcPrChange>
          </w:tcPr>
          <w:p w14:paraId="3F6A27A3" w14:textId="77777777" w:rsidR="001D3344" w:rsidRPr="001D3344" w:rsidRDefault="001D3344" w:rsidP="001D3344">
            <w:pPr>
              <w:spacing w:line="240" w:lineRule="auto"/>
              <w:ind w:firstLine="0"/>
              <w:jc w:val="center"/>
              <w:rPr>
                <w:ins w:id="630" w:author="Zhou Arespur" w:date="2022-03-23T16:44:00Z"/>
                <w:rFonts w:ascii="Calibri" w:eastAsia="Times New Roman" w:hAnsi="Calibri"/>
                <w:color w:val="000000"/>
              </w:rPr>
            </w:pPr>
            <w:ins w:id="631" w:author="Zhou Arespur" w:date="2022-03-23T16:44:00Z">
              <w:r w:rsidRPr="001D3344">
                <w:rPr>
                  <w:rFonts w:ascii="Calibri" w:eastAsia="Times New Roman" w:hAnsi="Calibri"/>
                  <w:color w:val="000000"/>
                </w:rPr>
                <w:t>1.036</w:t>
              </w:r>
            </w:ins>
          </w:p>
        </w:tc>
        <w:tc>
          <w:tcPr>
            <w:tcW w:w="794" w:type="dxa"/>
            <w:noWrap/>
            <w:hideMark/>
            <w:tcPrChange w:id="632" w:author="Zhou Arespur" w:date="2022-03-23T16:45:00Z">
              <w:tcPr>
                <w:tcW w:w="794" w:type="dxa"/>
                <w:noWrap/>
                <w:hideMark/>
              </w:tcPr>
            </w:tcPrChange>
          </w:tcPr>
          <w:p w14:paraId="667F65B0" w14:textId="77777777" w:rsidR="001D3344" w:rsidRPr="001D3344" w:rsidRDefault="001D3344" w:rsidP="001D3344">
            <w:pPr>
              <w:spacing w:line="240" w:lineRule="auto"/>
              <w:ind w:firstLine="0"/>
              <w:jc w:val="center"/>
              <w:rPr>
                <w:ins w:id="633" w:author="Zhou Arespur" w:date="2022-03-23T16:44:00Z"/>
                <w:rFonts w:ascii="Calibri" w:eastAsia="Times New Roman" w:hAnsi="Calibri"/>
                <w:color w:val="000000"/>
              </w:rPr>
            </w:pPr>
            <w:ins w:id="634" w:author="Zhou Arespur" w:date="2022-03-23T16:44:00Z">
              <w:r w:rsidRPr="001D3344">
                <w:rPr>
                  <w:rFonts w:ascii="Calibri" w:eastAsia="Times New Roman" w:hAnsi="Calibri"/>
                  <w:color w:val="000000"/>
                </w:rPr>
                <w:t>-0.208</w:t>
              </w:r>
            </w:ins>
          </w:p>
        </w:tc>
        <w:tc>
          <w:tcPr>
            <w:tcW w:w="794" w:type="dxa"/>
            <w:noWrap/>
            <w:hideMark/>
            <w:tcPrChange w:id="635" w:author="Zhou Arespur" w:date="2022-03-23T16:45:00Z">
              <w:tcPr>
                <w:tcW w:w="794" w:type="dxa"/>
                <w:noWrap/>
                <w:hideMark/>
              </w:tcPr>
            </w:tcPrChange>
          </w:tcPr>
          <w:p w14:paraId="406D0A19" w14:textId="77777777" w:rsidR="001D3344" w:rsidRPr="001D3344" w:rsidRDefault="001D3344" w:rsidP="001D3344">
            <w:pPr>
              <w:spacing w:line="240" w:lineRule="auto"/>
              <w:ind w:firstLine="0"/>
              <w:jc w:val="center"/>
              <w:rPr>
                <w:ins w:id="636" w:author="Zhou Arespur" w:date="2022-03-23T16:44:00Z"/>
                <w:rFonts w:ascii="Calibri" w:eastAsia="Times New Roman" w:hAnsi="Calibri"/>
                <w:color w:val="000000"/>
              </w:rPr>
            </w:pPr>
            <w:ins w:id="637" w:author="Zhou Arespur" w:date="2022-03-23T16:44:00Z">
              <w:r w:rsidRPr="001D3344">
                <w:rPr>
                  <w:rFonts w:ascii="Calibri" w:eastAsia="Times New Roman" w:hAnsi="Calibri"/>
                  <w:color w:val="000000"/>
                </w:rPr>
                <w:t>0.002</w:t>
              </w:r>
            </w:ins>
          </w:p>
        </w:tc>
        <w:tc>
          <w:tcPr>
            <w:tcW w:w="976" w:type="dxa"/>
            <w:noWrap/>
            <w:hideMark/>
            <w:tcPrChange w:id="638" w:author="Zhou Arespur" w:date="2022-03-23T16:45:00Z">
              <w:tcPr>
                <w:tcW w:w="976" w:type="dxa"/>
                <w:noWrap/>
                <w:hideMark/>
              </w:tcPr>
            </w:tcPrChange>
          </w:tcPr>
          <w:p w14:paraId="32292FE8" w14:textId="77777777" w:rsidR="001D3344" w:rsidRPr="001D3344" w:rsidRDefault="001D3344" w:rsidP="001D3344">
            <w:pPr>
              <w:spacing w:line="240" w:lineRule="auto"/>
              <w:ind w:firstLine="0"/>
              <w:jc w:val="center"/>
              <w:rPr>
                <w:ins w:id="639" w:author="Zhou Arespur" w:date="2022-03-23T16:44:00Z"/>
                <w:rFonts w:ascii="Calibri" w:eastAsia="Times New Roman" w:hAnsi="Calibri"/>
                <w:color w:val="000000"/>
              </w:rPr>
            </w:pPr>
            <w:ins w:id="640" w:author="Zhou Arespur" w:date="2022-03-23T16:44:00Z">
              <w:r w:rsidRPr="001D3344">
                <w:rPr>
                  <w:rFonts w:ascii="Calibri" w:eastAsia="Times New Roman" w:hAnsi="Calibri"/>
                  <w:color w:val="000000"/>
                </w:rPr>
                <w:t>0.120</w:t>
              </w:r>
            </w:ins>
          </w:p>
        </w:tc>
        <w:tc>
          <w:tcPr>
            <w:tcW w:w="976" w:type="dxa"/>
            <w:noWrap/>
            <w:hideMark/>
            <w:tcPrChange w:id="641" w:author="Zhou Arespur" w:date="2022-03-23T16:45:00Z">
              <w:tcPr>
                <w:tcW w:w="976" w:type="dxa"/>
                <w:noWrap/>
                <w:hideMark/>
              </w:tcPr>
            </w:tcPrChange>
          </w:tcPr>
          <w:p w14:paraId="711FB46A" w14:textId="77777777" w:rsidR="001D3344" w:rsidRPr="001D3344" w:rsidRDefault="001D3344" w:rsidP="001D3344">
            <w:pPr>
              <w:spacing w:line="240" w:lineRule="auto"/>
              <w:ind w:firstLine="0"/>
              <w:jc w:val="center"/>
              <w:rPr>
                <w:ins w:id="642" w:author="Zhou Arespur" w:date="2022-03-23T16:44:00Z"/>
                <w:rFonts w:ascii="Calibri" w:eastAsia="Times New Roman" w:hAnsi="Calibri"/>
                <w:color w:val="000000"/>
              </w:rPr>
            </w:pPr>
            <w:ins w:id="643" w:author="Zhou Arespur" w:date="2022-03-23T16:44:00Z">
              <w:r w:rsidRPr="001D3344">
                <w:rPr>
                  <w:rFonts w:ascii="Calibri" w:eastAsia="Times New Roman" w:hAnsi="Calibri"/>
                  <w:color w:val="000000"/>
                </w:rPr>
                <w:t>1.015</w:t>
              </w:r>
            </w:ins>
          </w:p>
        </w:tc>
        <w:tc>
          <w:tcPr>
            <w:tcW w:w="824" w:type="dxa"/>
            <w:noWrap/>
            <w:hideMark/>
            <w:tcPrChange w:id="644" w:author="Zhou Arespur" w:date="2022-03-23T16:45:00Z">
              <w:tcPr>
                <w:tcW w:w="824" w:type="dxa"/>
                <w:noWrap/>
                <w:hideMark/>
              </w:tcPr>
            </w:tcPrChange>
          </w:tcPr>
          <w:p w14:paraId="68593E3E" w14:textId="77777777" w:rsidR="001D3344" w:rsidRPr="001D3344" w:rsidRDefault="001D3344" w:rsidP="001D3344">
            <w:pPr>
              <w:spacing w:line="240" w:lineRule="auto"/>
              <w:ind w:firstLine="0"/>
              <w:jc w:val="center"/>
              <w:rPr>
                <w:ins w:id="645" w:author="Zhou Arespur" w:date="2022-03-23T16:44:00Z"/>
                <w:rFonts w:ascii="Calibri" w:eastAsia="Times New Roman" w:hAnsi="Calibri"/>
                <w:color w:val="000000"/>
              </w:rPr>
            </w:pPr>
            <w:ins w:id="646" w:author="Zhou Arespur" w:date="2022-03-23T16:44:00Z">
              <w:r w:rsidRPr="001D3344">
                <w:rPr>
                  <w:rFonts w:ascii="Calibri" w:eastAsia="Times New Roman" w:hAnsi="Calibri"/>
                  <w:color w:val="000000"/>
                </w:rPr>
                <w:t>0.043</w:t>
              </w:r>
            </w:ins>
          </w:p>
        </w:tc>
      </w:tr>
    </w:tbl>
    <w:p w14:paraId="697F22B0" w14:textId="2080D195" w:rsidR="001D3344" w:rsidRDefault="001D3344" w:rsidP="00A92985">
      <w:pPr>
        <w:rPr>
          <w:ins w:id="647" w:author="Zhou Arespur" w:date="2022-03-23T17:13:00Z"/>
        </w:rPr>
      </w:pPr>
    </w:p>
    <w:p w14:paraId="08F4FB5A" w14:textId="5AF6A4BB" w:rsidR="00502E91" w:rsidRDefault="00502E91" w:rsidP="00502E91">
      <w:pPr>
        <w:ind w:firstLine="0"/>
        <w:rPr>
          <w:ins w:id="648" w:author="Zhou Arespur" w:date="2022-03-23T16:48:00Z"/>
        </w:rPr>
        <w:pPrChange w:id="649" w:author="Zhou Arespur" w:date="2022-03-23T17:13:00Z">
          <w:pPr/>
        </w:pPrChange>
      </w:pPr>
      <w:ins w:id="650" w:author="Zhou Arespur" w:date="2022-03-23T17:13:00Z">
        <w:r>
          <w:lastRenderedPageBreak/>
          <w:tab/>
          <w:t xml:space="preserve">Fig </w:t>
        </w:r>
      </w:ins>
      <w:ins w:id="651" w:author="Zhou Arespur" w:date="2022-03-23T17:14:00Z">
        <w:r w:rsidR="007121A1">
          <w:t>20-22 show</w:t>
        </w:r>
      </w:ins>
      <w:ins w:id="652" w:author="Zhou Arespur" w:date="2022-03-23T17:15:00Z">
        <w:r w:rsidR="007121A1">
          <w:t xml:space="preserve"> the calculated density using the modified PR EOS with both </w:t>
        </w:r>
      </w:ins>
      <w:r w:rsidR="007121A1">
        <w:t> </w:t>
      </w:r>
      <m:oMath>
        <m:sSub>
          <m:sSubPr>
            <m:ctrlPr>
              <w:ins w:id="653" w:author="Zhou Arespur" w:date="2022-03-23T17:16:00Z">
                <w:rPr>
                  <w:rFonts w:ascii="Cambria Math" w:hAnsi="Cambria Math"/>
                  <w:i/>
                </w:rPr>
              </w:ins>
            </m:ctrlPr>
          </m:sSubPr>
          <m:e>
            <m:acc>
              <m:accPr>
                <m:ctrlPr>
                  <w:ins w:id="654" w:author="Zhou Arespur" w:date="2022-03-23T17:16:00Z">
                    <w:rPr>
                      <w:rFonts w:ascii="Cambria Math" w:hAnsi="Cambria Math"/>
                      <w:i/>
                    </w:rPr>
                  </w:ins>
                </m:ctrlPr>
              </m:accPr>
              <m:e>
                <m:r>
                  <w:ins w:id="655" w:author="Zhou Arespur" w:date="2022-03-23T17:16:00Z">
                    <w:rPr>
                      <w:rFonts w:ascii="Cambria Math" w:hAnsi="Cambria Math"/>
                    </w:rPr>
                    <m:t>α</m:t>
                  </w:ins>
                </m:r>
              </m:e>
            </m:acc>
          </m:e>
          <m:sub>
            <m:r>
              <w:ins w:id="656" w:author="Zhou Arespur" w:date="2022-03-23T17:16:00Z">
                <w:rPr>
                  <w:rFonts w:ascii="Cambria Math" w:hAnsi="Cambria Math"/>
                </w:rPr>
                <m:t>2</m:t>
              </w:ins>
            </m:r>
          </m:sub>
        </m:sSub>
      </m:oMath>
      <w:ins w:id="657" w:author="Zhou Arespur" w:date="2022-03-23T17:16:00Z">
        <w:r w:rsidR="00BF1E4E">
          <w:t xml:space="preserve"> (solid lines) and</w:t>
        </w:r>
      </w:ins>
      <w:ins w:id="658" w:author="Zhou Arespur" w:date="2022-03-23T17:20:00Z">
        <w:r w:rsidR="00BF1E4E">
          <w:t xml:space="preserve"> </w:t>
        </w:r>
      </w:ins>
      <w:ins w:id="659" w:author="Zhou Arespur" w:date="2022-03-23T17:16:00Z">
        <w:r w:rsidR="00BF1E4E">
          <w:t xml:space="preserve"> </w:t>
        </w:r>
      </w:ins>
      <m:oMath>
        <m:sSub>
          <m:sSubPr>
            <m:ctrlPr>
              <w:ins w:id="660" w:author="Zhou Arespur" w:date="2022-03-23T17:20:00Z">
                <w:rPr>
                  <w:rFonts w:ascii="Cambria Math" w:hAnsi="Cambria Math"/>
                  <w:i/>
                </w:rPr>
              </w:ins>
            </m:ctrlPr>
          </m:sSubPr>
          <m:e>
            <m:acc>
              <m:accPr>
                <m:ctrlPr>
                  <w:ins w:id="661" w:author="Zhou Arespur" w:date="2022-03-23T17:20:00Z">
                    <w:rPr>
                      <w:rFonts w:ascii="Cambria Math" w:hAnsi="Cambria Math"/>
                      <w:i/>
                    </w:rPr>
                  </w:ins>
                </m:ctrlPr>
              </m:accPr>
              <m:e>
                <m:r>
                  <w:ins w:id="662" w:author="Zhou Arespur" w:date="2022-03-23T17:20:00Z">
                    <w:rPr>
                      <w:rFonts w:ascii="Cambria Math" w:hAnsi="Cambria Math"/>
                    </w:rPr>
                    <m:t>α</m:t>
                  </w:ins>
                </m:r>
              </m:e>
            </m:acc>
          </m:e>
          <m:sub>
            <m:r>
              <w:ins w:id="663" w:author="Zhou Arespur" w:date="2022-03-23T17:20:00Z">
                <w:rPr>
                  <w:rFonts w:ascii="Cambria Math" w:hAnsi="Cambria Math"/>
                </w:rPr>
                <m:t>3</m:t>
              </w:ins>
            </m:r>
          </m:sub>
        </m:sSub>
      </m:oMath>
      <w:ins w:id="664" w:author="Zhou Arespur" w:date="2022-03-23T17:20:00Z">
        <w:r w:rsidR="0097068D">
          <w:t xml:space="preserve"> (</w:t>
        </w:r>
      </w:ins>
      <w:ins w:id="665" w:author="Zhou Arespur" w:date="2022-03-23T17:21:00Z">
        <w:r w:rsidR="0097068D">
          <w:t>deltas</w:t>
        </w:r>
      </w:ins>
      <w:ins w:id="666" w:author="Zhou Arespur" w:date="2022-03-23T17:20:00Z">
        <w:r w:rsidR="0097068D">
          <w:t>)</w:t>
        </w:r>
      </w:ins>
      <w:ins w:id="667" w:author="Zhou Arespur" w:date="2022-03-23T17:21:00Z">
        <w:r w:rsidR="0097068D">
          <w:t xml:space="preserve"> at different </w:t>
        </w:r>
      </w:ins>
      <w:ins w:id="668" w:author="Zhou Arespur" w:date="2022-03-23T19:51:00Z">
        <w:r w:rsidR="00587FFB">
          <w:t>temperature</w:t>
        </w:r>
      </w:ins>
      <w:ins w:id="669" w:author="Zhou Arespur" w:date="2022-03-23T17:21:00Z">
        <w:r w:rsidR="0097068D">
          <w:t xml:space="preserve"> and pressure</w:t>
        </w:r>
      </w:ins>
      <w:ins w:id="670" w:author="Zhou Arespur" w:date="2022-03-23T17:22:00Z">
        <w:r w:rsidR="0097068D">
          <w:t xml:space="preserve">. </w:t>
        </w:r>
      </w:ins>
    </w:p>
    <w:p w14:paraId="5B35C950" w14:textId="2A847E12" w:rsidR="00117A86" w:rsidRDefault="00ED206D" w:rsidP="00ED206D">
      <w:pPr>
        <w:jc w:val="center"/>
        <w:rPr>
          <w:ins w:id="671" w:author="Zhou Arespur" w:date="2022-03-23T17:35:00Z"/>
          <w:noProof/>
        </w:rPr>
      </w:pPr>
      <w:ins w:id="672" w:author="Zhou Arespur" w:date="2022-03-23T16:54:00Z">
        <w:r>
          <w:rPr>
            <w:noProof/>
          </w:rPr>
          <w:drawing>
            <wp:inline distT="0" distB="0" distL="0" distR="0" wp14:anchorId="1A2468AA" wp14:editId="0201D58A">
              <wp:extent cx="2693638" cy="2468719"/>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93638" cy="2468719"/>
                      </a:xfrm>
                      <a:prstGeom prst="rect">
                        <a:avLst/>
                      </a:prstGeom>
                      <a:noFill/>
                      <a:ln>
                        <a:noFill/>
                      </a:ln>
                    </pic:spPr>
                  </pic:pic>
                </a:graphicData>
              </a:graphic>
            </wp:inline>
          </w:drawing>
        </w:r>
      </w:ins>
    </w:p>
    <w:p w14:paraId="37E5542D" w14:textId="458DF972" w:rsidR="00DF6B85" w:rsidRDefault="00DF6B85" w:rsidP="00C636FC">
      <w:pPr>
        <w:rPr>
          <w:ins w:id="673" w:author="Zhou Arespur" w:date="2022-03-23T17:34:00Z"/>
        </w:rPr>
        <w:pPrChange w:id="674" w:author="Zhou Arespur" w:date="2022-03-23T17:36:00Z">
          <w:pPr>
            <w:jc w:val="center"/>
          </w:pPr>
        </w:pPrChange>
      </w:pPr>
      <w:ins w:id="675" w:author="Zhou Arespur" w:date="2022-03-23T17:35:00Z">
        <w:r w:rsidRPr="00552E97">
          <w:t xml:space="preserve">Fig. </w:t>
        </w:r>
        <w:r>
          <w:t>20</w:t>
        </w:r>
        <w:r w:rsidRPr="00552E97">
          <w:t xml:space="preserve">. Estimated density of </w:t>
        </w:r>
        <w:r>
          <w:t>nitrogen</w:t>
        </w:r>
        <w:r w:rsidRPr="00552E97">
          <w:t xml:space="preserve"> using different approaches </w:t>
        </w:r>
        <w:r>
          <w:t>over</w:t>
        </w:r>
        <w:r w:rsidRPr="00552E97">
          <w:t xml:space="preserve"> wide ranges of temperature and pressure: (1) semi-parametric alpha function (</w:t>
        </w:r>
      </w:ins>
      <m:oMath>
        <m:sSub>
          <m:sSubPr>
            <m:ctrlPr>
              <w:ins w:id="676" w:author="Zhou Arespur" w:date="2022-03-23T17:35:00Z">
                <w:rPr>
                  <w:rFonts w:ascii="Cambria Math" w:hAnsi="Cambria Math"/>
                  <w:i/>
                </w:rPr>
              </w:ins>
            </m:ctrlPr>
          </m:sSubPr>
          <m:e>
            <m:acc>
              <m:accPr>
                <m:ctrlPr>
                  <w:ins w:id="677" w:author="Zhou Arespur" w:date="2022-03-23T17:35:00Z">
                    <w:rPr>
                      <w:rFonts w:ascii="Cambria Math" w:hAnsi="Cambria Math"/>
                      <w:i/>
                    </w:rPr>
                  </w:ins>
                </m:ctrlPr>
              </m:accPr>
              <m:e>
                <m:r>
                  <w:ins w:id="678" w:author="Zhou Arespur" w:date="2022-03-23T17:35:00Z">
                    <m:rPr>
                      <m:sty m:val="bi"/>
                    </m:rPr>
                    <w:rPr>
                      <w:rFonts w:ascii="Cambria Math" w:hAnsi="Cambria Math"/>
                    </w:rPr>
                    <m:t>α</m:t>
                  </w:ins>
                </m:r>
              </m:e>
            </m:acc>
          </m:e>
          <m:sub>
            <m:r>
              <w:ins w:id="679" w:author="Zhou Arespur" w:date="2022-03-23T17:35:00Z">
                <m:rPr>
                  <m:sty m:val="bi"/>
                </m:rPr>
                <w:rPr>
                  <w:rFonts w:ascii="Cambria Math" w:hAnsi="Cambria Math"/>
                </w:rPr>
                <m:t>2</m:t>
              </w:ins>
            </m:r>
          </m:sub>
        </m:sSub>
      </m:oMath>
      <w:ins w:id="680" w:author="Zhou Arespur" w:date="2022-03-23T17:35:00Z">
        <w:r w:rsidRPr="00552E97">
          <w:t xml:space="preserve">-solid lines); </w:t>
        </w:r>
        <w:r>
          <w:t>(2)</w:t>
        </w:r>
      </w:ins>
      <w:ins w:id="681" w:author="Zhou Arespur" w:date="2022-03-23T17:36:00Z">
        <w:r w:rsidRPr="00DF6B85">
          <w:t xml:space="preserve"> </w:t>
        </w:r>
        <w:r w:rsidRPr="00552E97">
          <w:t>semi-parametric alpha function (</w:t>
        </w:r>
      </w:ins>
      <m:oMath>
        <m:sSub>
          <m:sSubPr>
            <m:ctrlPr>
              <w:ins w:id="682" w:author="Zhou Arespur" w:date="2022-03-23T17:36:00Z">
                <w:rPr>
                  <w:rFonts w:ascii="Cambria Math" w:hAnsi="Cambria Math"/>
                  <w:i/>
                </w:rPr>
              </w:ins>
            </m:ctrlPr>
          </m:sSubPr>
          <m:e>
            <m:acc>
              <m:accPr>
                <m:ctrlPr>
                  <w:ins w:id="683" w:author="Zhou Arespur" w:date="2022-03-23T17:36:00Z">
                    <w:rPr>
                      <w:rFonts w:ascii="Cambria Math" w:hAnsi="Cambria Math"/>
                      <w:i/>
                    </w:rPr>
                  </w:ins>
                </m:ctrlPr>
              </m:accPr>
              <m:e>
                <m:r>
                  <w:ins w:id="684" w:author="Zhou Arespur" w:date="2022-03-23T17:36:00Z">
                    <m:rPr>
                      <m:sty m:val="bi"/>
                    </m:rPr>
                    <w:rPr>
                      <w:rFonts w:ascii="Cambria Math" w:hAnsi="Cambria Math"/>
                    </w:rPr>
                    <m:t>α</m:t>
                  </w:ins>
                </m:r>
              </m:e>
            </m:acc>
          </m:e>
          <m:sub>
            <m:r>
              <w:ins w:id="685" w:author="Zhou Arespur" w:date="2022-03-23T17:36:00Z">
                <m:rPr>
                  <m:sty m:val="bi"/>
                </m:rPr>
                <w:rPr>
                  <w:rFonts w:ascii="Cambria Math" w:hAnsi="Cambria Math"/>
                </w:rPr>
                <m:t>3</m:t>
              </w:ins>
            </m:r>
          </m:sub>
        </m:sSub>
      </m:oMath>
      <w:ins w:id="686" w:author="Zhou Arespur" w:date="2022-03-23T17:36:00Z">
        <w:r w:rsidRPr="00552E97">
          <w:t>-</w:t>
        </w:r>
        <w:r>
          <w:t>deltas</w:t>
        </w:r>
        <w:r w:rsidRPr="00552E97">
          <w:t xml:space="preserve">); </w:t>
        </w:r>
      </w:ins>
      <w:ins w:id="687" w:author="Zhou Arespur" w:date="2022-03-23T17:35:00Z">
        <w:r w:rsidRPr="00552E97">
          <w:t>(</w:t>
        </w:r>
      </w:ins>
      <w:ins w:id="688" w:author="Zhou Arespur" w:date="2022-03-23T17:36:00Z">
        <w:r w:rsidR="00837DCB">
          <w:t>3</w:t>
        </w:r>
      </w:ins>
      <w:ins w:id="689" w:author="Zhou Arespur" w:date="2022-03-23T17:35:00Z">
        <w:r w:rsidRPr="00552E97">
          <w:t>) Soave alpha function (dashed lines); and (</w:t>
        </w:r>
      </w:ins>
      <w:ins w:id="690" w:author="Zhou Arespur" w:date="2022-03-23T17:36:00Z">
        <w:r w:rsidR="00837DCB">
          <w:t>4</w:t>
        </w:r>
      </w:ins>
      <w:ins w:id="691" w:author="Zhou Arespur" w:date="2022-03-23T17:35:00Z">
        <w:r w:rsidRPr="00552E97">
          <w:t>) NIST dataset (</w:t>
        </w:r>
      </w:ins>
      <w:ins w:id="692" w:author="Zhou Arespur" w:date="2022-03-23T17:36:00Z">
        <w:r>
          <w:t>square</w:t>
        </w:r>
      </w:ins>
      <w:ins w:id="693" w:author="Zhou Arespur" w:date="2022-03-23T17:35:00Z">
        <w:r w:rsidRPr="00552E97">
          <w:t>s)</w:t>
        </w:r>
      </w:ins>
    </w:p>
    <w:p w14:paraId="7116CADB" w14:textId="7CB2D339" w:rsidR="00117A86" w:rsidRDefault="00ED206D" w:rsidP="00ED206D">
      <w:pPr>
        <w:jc w:val="center"/>
        <w:rPr>
          <w:ins w:id="694" w:author="Zhou Arespur" w:date="2022-03-23T17:36:00Z"/>
          <w:noProof/>
        </w:rPr>
      </w:pPr>
      <w:ins w:id="695" w:author="Zhou Arespur" w:date="2022-03-23T16:52:00Z">
        <w:r>
          <w:rPr>
            <w:noProof/>
          </w:rPr>
          <w:drawing>
            <wp:inline distT="0" distB="0" distL="0" distR="0" wp14:anchorId="37055F2B" wp14:editId="0BD150CA">
              <wp:extent cx="2693637" cy="24688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3637" cy="2468880"/>
                      </a:xfrm>
                      <a:prstGeom prst="rect">
                        <a:avLst/>
                      </a:prstGeom>
                      <a:ln>
                        <a:noFill/>
                      </a:ln>
                    </pic:spPr>
                  </pic:pic>
                </a:graphicData>
              </a:graphic>
            </wp:inline>
          </w:drawing>
        </w:r>
      </w:ins>
    </w:p>
    <w:p w14:paraId="015F95F1" w14:textId="484E41B2" w:rsidR="00C636FC" w:rsidRPr="00552E97" w:rsidRDefault="00C636FC" w:rsidP="00C636FC">
      <w:pPr>
        <w:rPr>
          <w:ins w:id="696" w:author="Zhou Arespur" w:date="2022-03-23T17:36:00Z"/>
        </w:rPr>
      </w:pPr>
      <w:ins w:id="697" w:author="Zhou Arespur" w:date="2022-03-23T17:36:00Z">
        <w:r w:rsidRPr="00552E97">
          <w:t xml:space="preserve">Fig. </w:t>
        </w:r>
        <w:r>
          <w:t>2</w:t>
        </w:r>
        <w:r>
          <w:t>1</w:t>
        </w:r>
        <w:r w:rsidRPr="00552E97">
          <w:t xml:space="preserve">. Estimated density of </w:t>
        </w:r>
      </w:ins>
      <w:ins w:id="698" w:author="Zhou Arespur" w:date="2022-03-23T17:37:00Z">
        <w:r w:rsidR="00002E72">
          <w:t>dodecane</w:t>
        </w:r>
      </w:ins>
      <w:ins w:id="699" w:author="Zhou Arespur" w:date="2022-03-23T17:36:00Z">
        <w:r w:rsidRPr="00552E97">
          <w:t xml:space="preserve"> using different approaches </w:t>
        </w:r>
        <w:r>
          <w:t>over</w:t>
        </w:r>
        <w:r w:rsidRPr="00552E97">
          <w:t xml:space="preserve"> wide ranges of temperature and pressure: (1) semi-parametric alpha function (</w:t>
        </w:r>
      </w:ins>
      <m:oMath>
        <m:sSub>
          <m:sSubPr>
            <m:ctrlPr>
              <w:ins w:id="700" w:author="Zhou Arespur" w:date="2022-03-23T17:36:00Z">
                <w:rPr>
                  <w:rFonts w:ascii="Cambria Math" w:hAnsi="Cambria Math"/>
                  <w:i/>
                </w:rPr>
              </w:ins>
            </m:ctrlPr>
          </m:sSubPr>
          <m:e>
            <m:acc>
              <m:accPr>
                <m:ctrlPr>
                  <w:ins w:id="701" w:author="Zhou Arespur" w:date="2022-03-23T17:36:00Z">
                    <w:rPr>
                      <w:rFonts w:ascii="Cambria Math" w:hAnsi="Cambria Math"/>
                      <w:i/>
                    </w:rPr>
                  </w:ins>
                </m:ctrlPr>
              </m:accPr>
              <m:e>
                <m:r>
                  <w:ins w:id="702" w:author="Zhou Arespur" w:date="2022-03-23T17:36:00Z">
                    <m:rPr>
                      <m:sty m:val="bi"/>
                    </m:rPr>
                    <w:rPr>
                      <w:rFonts w:ascii="Cambria Math" w:hAnsi="Cambria Math"/>
                    </w:rPr>
                    <m:t>α</m:t>
                  </w:ins>
                </m:r>
              </m:e>
            </m:acc>
          </m:e>
          <m:sub>
            <m:r>
              <w:ins w:id="703" w:author="Zhou Arespur" w:date="2022-03-23T17:36:00Z">
                <m:rPr>
                  <m:sty m:val="bi"/>
                </m:rPr>
                <w:rPr>
                  <w:rFonts w:ascii="Cambria Math" w:hAnsi="Cambria Math"/>
                </w:rPr>
                <m:t>2</m:t>
              </w:ins>
            </m:r>
          </m:sub>
        </m:sSub>
      </m:oMath>
      <w:ins w:id="704" w:author="Zhou Arespur" w:date="2022-03-23T17:36:00Z">
        <w:r w:rsidRPr="00552E97">
          <w:t xml:space="preserve">-solid lines); </w:t>
        </w:r>
        <w:r>
          <w:t>(2)</w:t>
        </w:r>
        <w:r w:rsidRPr="00DF6B85">
          <w:t xml:space="preserve"> </w:t>
        </w:r>
        <w:r w:rsidRPr="00552E97">
          <w:t>semi-parametric alpha function (</w:t>
        </w:r>
      </w:ins>
      <m:oMath>
        <m:sSub>
          <m:sSubPr>
            <m:ctrlPr>
              <w:ins w:id="705" w:author="Zhou Arespur" w:date="2022-03-23T17:36:00Z">
                <w:rPr>
                  <w:rFonts w:ascii="Cambria Math" w:hAnsi="Cambria Math"/>
                  <w:i/>
                </w:rPr>
              </w:ins>
            </m:ctrlPr>
          </m:sSubPr>
          <m:e>
            <m:acc>
              <m:accPr>
                <m:ctrlPr>
                  <w:ins w:id="706" w:author="Zhou Arespur" w:date="2022-03-23T17:36:00Z">
                    <w:rPr>
                      <w:rFonts w:ascii="Cambria Math" w:hAnsi="Cambria Math"/>
                      <w:i/>
                    </w:rPr>
                  </w:ins>
                </m:ctrlPr>
              </m:accPr>
              <m:e>
                <m:r>
                  <w:ins w:id="707" w:author="Zhou Arespur" w:date="2022-03-23T17:36:00Z">
                    <m:rPr>
                      <m:sty m:val="bi"/>
                    </m:rPr>
                    <w:rPr>
                      <w:rFonts w:ascii="Cambria Math" w:hAnsi="Cambria Math"/>
                    </w:rPr>
                    <m:t>α</m:t>
                  </w:ins>
                </m:r>
              </m:e>
            </m:acc>
          </m:e>
          <m:sub>
            <m:r>
              <w:ins w:id="708" w:author="Zhou Arespur" w:date="2022-03-23T17:36:00Z">
                <m:rPr>
                  <m:sty m:val="bi"/>
                </m:rPr>
                <w:rPr>
                  <w:rFonts w:ascii="Cambria Math" w:hAnsi="Cambria Math"/>
                </w:rPr>
                <m:t>3</m:t>
              </w:ins>
            </m:r>
          </m:sub>
        </m:sSub>
      </m:oMath>
      <w:ins w:id="709" w:author="Zhou Arespur" w:date="2022-03-23T17:36:00Z">
        <w:r w:rsidRPr="00552E97">
          <w:t>-</w:t>
        </w:r>
        <w:r>
          <w:t>deltas</w:t>
        </w:r>
        <w:r w:rsidRPr="00552E97">
          <w:t>); (</w:t>
        </w:r>
        <w:r>
          <w:t>3</w:t>
        </w:r>
        <w:r w:rsidRPr="00552E97">
          <w:t>) Soave alpha function (dashed lines); and (</w:t>
        </w:r>
        <w:r>
          <w:t>4</w:t>
        </w:r>
        <w:r w:rsidRPr="00552E97">
          <w:t>) NIST dataset (</w:t>
        </w:r>
        <w:r>
          <w:t>square</w:t>
        </w:r>
        <w:r w:rsidRPr="00552E97">
          <w:t>s)</w:t>
        </w:r>
      </w:ins>
    </w:p>
    <w:p w14:paraId="735E3D39" w14:textId="77777777" w:rsidR="00C636FC" w:rsidRDefault="00C636FC" w:rsidP="00ED206D">
      <w:pPr>
        <w:jc w:val="center"/>
        <w:rPr>
          <w:ins w:id="710" w:author="Zhou Arespur" w:date="2022-03-23T17:34:00Z"/>
          <w:noProof/>
        </w:rPr>
      </w:pPr>
    </w:p>
    <w:p w14:paraId="64AA42F8" w14:textId="04E26B2E" w:rsidR="00480246" w:rsidRDefault="00ED206D" w:rsidP="00ED206D">
      <w:pPr>
        <w:jc w:val="center"/>
        <w:rPr>
          <w:ins w:id="711" w:author="Zhou Arespur" w:date="2022-03-23T17:37:00Z"/>
        </w:rPr>
      </w:pPr>
      <w:ins w:id="712" w:author="Zhou Arespur" w:date="2022-03-23T16:52:00Z">
        <w:r>
          <w:rPr>
            <w:noProof/>
          </w:rPr>
          <w:drawing>
            <wp:inline distT="0" distB="0" distL="0" distR="0" wp14:anchorId="6420D115" wp14:editId="2168D045">
              <wp:extent cx="2693643" cy="2468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3643" cy="2468880"/>
                      </a:xfrm>
                      <a:prstGeom prst="rect">
                        <a:avLst/>
                      </a:prstGeom>
                      <a:noFill/>
                      <a:ln>
                        <a:noFill/>
                      </a:ln>
                    </pic:spPr>
                  </pic:pic>
                </a:graphicData>
              </a:graphic>
            </wp:inline>
          </w:drawing>
        </w:r>
      </w:ins>
    </w:p>
    <w:p w14:paraId="7D368426" w14:textId="75BB09A6" w:rsidR="00DB02A4" w:rsidRDefault="00DB02A4" w:rsidP="00E566BC">
      <w:pPr>
        <w:rPr>
          <w:ins w:id="713" w:author="Zhou Arespur" w:date="2022-03-23T16:48:00Z"/>
        </w:rPr>
        <w:pPrChange w:id="714" w:author="Zhou Arespur" w:date="2022-03-23T17:37:00Z">
          <w:pPr/>
        </w:pPrChange>
      </w:pPr>
      <w:ins w:id="715" w:author="Zhou Arespur" w:date="2022-03-23T17:37:00Z">
        <w:r w:rsidRPr="00552E97">
          <w:t xml:space="preserve">Fig. </w:t>
        </w:r>
        <w:r>
          <w:t>22</w:t>
        </w:r>
        <w:r w:rsidRPr="00552E97">
          <w:t xml:space="preserve">. Estimated density of </w:t>
        </w:r>
        <w:r>
          <w:t>methane</w:t>
        </w:r>
        <w:r w:rsidRPr="00552E97">
          <w:t xml:space="preserve"> using different approaches </w:t>
        </w:r>
        <w:r>
          <w:t>over</w:t>
        </w:r>
        <w:r w:rsidRPr="00552E97">
          <w:t xml:space="preserve"> wide ranges of temperature and pressure: (1) semi-parametric alpha function (</w:t>
        </w:r>
      </w:ins>
      <m:oMath>
        <m:sSub>
          <m:sSubPr>
            <m:ctrlPr>
              <w:ins w:id="716" w:author="Zhou Arespur" w:date="2022-03-23T17:37:00Z">
                <w:rPr>
                  <w:rFonts w:ascii="Cambria Math" w:hAnsi="Cambria Math"/>
                  <w:i/>
                </w:rPr>
              </w:ins>
            </m:ctrlPr>
          </m:sSubPr>
          <m:e>
            <m:acc>
              <m:accPr>
                <m:ctrlPr>
                  <w:ins w:id="717" w:author="Zhou Arespur" w:date="2022-03-23T17:37:00Z">
                    <w:rPr>
                      <w:rFonts w:ascii="Cambria Math" w:hAnsi="Cambria Math"/>
                      <w:i/>
                    </w:rPr>
                  </w:ins>
                </m:ctrlPr>
              </m:accPr>
              <m:e>
                <m:r>
                  <w:ins w:id="718" w:author="Zhou Arespur" w:date="2022-03-23T17:37:00Z">
                    <m:rPr>
                      <m:sty m:val="bi"/>
                    </m:rPr>
                    <w:rPr>
                      <w:rFonts w:ascii="Cambria Math" w:hAnsi="Cambria Math"/>
                    </w:rPr>
                    <m:t>α</m:t>
                  </w:ins>
                </m:r>
              </m:e>
            </m:acc>
          </m:e>
          <m:sub>
            <m:r>
              <w:ins w:id="719" w:author="Zhou Arespur" w:date="2022-03-23T17:37:00Z">
                <m:rPr>
                  <m:sty m:val="bi"/>
                </m:rPr>
                <w:rPr>
                  <w:rFonts w:ascii="Cambria Math" w:hAnsi="Cambria Math"/>
                </w:rPr>
                <m:t>2</m:t>
              </w:ins>
            </m:r>
          </m:sub>
        </m:sSub>
      </m:oMath>
      <w:ins w:id="720" w:author="Zhou Arespur" w:date="2022-03-23T17:37:00Z">
        <w:r w:rsidRPr="00552E97">
          <w:t xml:space="preserve">-solid lines); </w:t>
        </w:r>
        <w:r>
          <w:t>(2)</w:t>
        </w:r>
        <w:r w:rsidRPr="00DF6B85">
          <w:t xml:space="preserve"> </w:t>
        </w:r>
        <w:r w:rsidRPr="00552E97">
          <w:t>semi-parametric alpha function (</w:t>
        </w:r>
      </w:ins>
      <m:oMath>
        <m:sSub>
          <m:sSubPr>
            <m:ctrlPr>
              <w:ins w:id="721" w:author="Zhou Arespur" w:date="2022-03-23T17:37:00Z">
                <w:rPr>
                  <w:rFonts w:ascii="Cambria Math" w:hAnsi="Cambria Math"/>
                  <w:i/>
                </w:rPr>
              </w:ins>
            </m:ctrlPr>
          </m:sSubPr>
          <m:e>
            <m:acc>
              <m:accPr>
                <m:ctrlPr>
                  <w:ins w:id="722" w:author="Zhou Arespur" w:date="2022-03-23T17:37:00Z">
                    <w:rPr>
                      <w:rFonts w:ascii="Cambria Math" w:hAnsi="Cambria Math"/>
                      <w:i/>
                    </w:rPr>
                  </w:ins>
                </m:ctrlPr>
              </m:accPr>
              <m:e>
                <m:r>
                  <w:ins w:id="723" w:author="Zhou Arespur" w:date="2022-03-23T17:37:00Z">
                    <m:rPr>
                      <m:sty m:val="bi"/>
                    </m:rPr>
                    <w:rPr>
                      <w:rFonts w:ascii="Cambria Math" w:hAnsi="Cambria Math"/>
                    </w:rPr>
                    <m:t>α</m:t>
                  </w:ins>
                </m:r>
              </m:e>
            </m:acc>
          </m:e>
          <m:sub>
            <m:r>
              <w:ins w:id="724" w:author="Zhou Arespur" w:date="2022-03-23T17:37:00Z">
                <m:rPr>
                  <m:sty m:val="bi"/>
                </m:rPr>
                <w:rPr>
                  <w:rFonts w:ascii="Cambria Math" w:hAnsi="Cambria Math"/>
                </w:rPr>
                <m:t>3</m:t>
              </w:ins>
            </m:r>
          </m:sub>
        </m:sSub>
      </m:oMath>
      <w:ins w:id="725" w:author="Zhou Arespur" w:date="2022-03-23T17:37:00Z">
        <w:r w:rsidRPr="00552E97">
          <w:t>-</w:t>
        </w:r>
        <w:r>
          <w:t>deltas</w:t>
        </w:r>
        <w:r w:rsidRPr="00552E97">
          <w:t>); (</w:t>
        </w:r>
        <w:r>
          <w:t>3</w:t>
        </w:r>
        <w:r w:rsidRPr="00552E97">
          <w:t>) Soave alpha function (dashed lines); and (</w:t>
        </w:r>
        <w:r>
          <w:t>4</w:t>
        </w:r>
        <w:r w:rsidRPr="00552E97">
          <w:t>) NIST dataset (</w:t>
        </w:r>
        <w:r>
          <w:t>square</w:t>
        </w:r>
        <w:r w:rsidRPr="00552E97">
          <w:t>s)</w:t>
        </w:r>
      </w:ins>
    </w:p>
    <w:p w14:paraId="64A85AD0" w14:textId="116C91D9" w:rsidR="00480246" w:rsidRPr="00094932" w:rsidRDefault="0097068D" w:rsidP="00A92985">
      <w:pPr>
        <w:rPr>
          <w:ins w:id="726" w:author="Zhou Arespur" w:date="2022-03-23T16:42:00Z"/>
        </w:rPr>
      </w:pPr>
      <w:ins w:id="727" w:author="Zhou Arespur" w:date="2022-03-23T17:22:00Z">
        <w:r>
          <w:tab/>
        </w:r>
      </w:ins>
      <w:ins w:id="728" w:author="Zhou Arespur" w:date="2022-03-23T17:27:00Z">
        <w:r w:rsidR="008423A3">
          <w:t>As shown in Table 3,</w:t>
        </w:r>
      </w:ins>
      <w:ins w:id="729" w:author="Zhou Arespur" w:date="2022-03-23T19:51:00Z">
        <w:r w:rsidR="00587FFB">
          <w:t xml:space="preserve"> </w:t>
        </w:r>
      </w:ins>
      <w:ins w:id="730" w:author="Zhou Arespur" w:date="2022-03-23T20:00:00Z">
        <w:r w:rsidR="0002600E">
          <w:rPr>
            <w:rFonts w:hint="eastAsia"/>
          </w:rPr>
          <w:t>b</w:t>
        </w:r>
      </w:ins>
      <w:ins w:id="731" w:author="Zhou Arespur" w:date="2022-03-23T17:27:00Z">
        <w:r w:rsidR="008423A3">
          <w:t>oth Model 2 and Mo</w:t>
        </w:r>
      </w:ins>
      <w:ins w:id="732" w:author="Zhou Arespur" w:date="2022-03-23T17:28:00Z">
        <w:r w:rsidR="008423A3">
          <w:t xml:space="preserve">del3 </w:t>
        </w:r>
      </w:ins>
      <w:ins w:id="733" w:author="Zhou Arespur" w:date="2022-03-23T17:27:00Z">
        <w:r w:rsidR="008423A3">
          <w:t>performs better</w:t>
        </w:r>
      </w:ins>
      <w:ins w:id="734" w:author="Zhou Arespur" w:date="2022-03-23T17:28:00Z">
        <w:r w:rsidR="008423A3">
          <w:t xml:space="preserve"> than PR </w:t>
        </w:r>
        <w:proofErr w:type="spellStart"/>
        <w:r w:rsidR="008423A3">
          <w:t>EoS</w:t>
        </w:r>
        <w:proofErr w:type="spellEnd"/>
        <w:r w:rsidR="008423A3">
          <w:t>.</w:t>
        </w:r>
      </w:ins>
    </w:p>
    <w:p w14:paraId="6D660C0D" w14:textId="6544881A" w:rsidR="00C76536" w:rsidRDefault="001D3344" w:rsidP="00C76536">
      <w:pPr>
        <w:rPr>
          <w:ins w:id="735" w:author="Zhou Arespur" w:date="2022-03-23T16:48:00Z"/>
        </w:rPr>
      </w:pPr>
      <w:ins w:id="736" w:author="Zhou Arespur" w:date="2022-03-23T16:45:00Z">
        <w:r w:rsidRPr="00094932">
          <w:t xml:space="preserve">Table </w:t>
        </w:r>
        <w:r>
          <w:t>3</w:t>
        </w:r>
        <w:r w:rsidRPr="00094932">
          <w:t xml:space="preserve"> </w:t>
        </w:r>
        <w:r>
          <w:t>Absolute average relative deviation of</w:t>
        </w:r>
      </w:ins>
      <w:ins w:id="737" w:author="Zhou Arespur" w:date="2022-03-23T20:43:00Z">
        <w:r w:rsidR="002C5526">
          <w:t xml:space="preserve"> </w:t>
        </w:r>
        <w:r w:rsidR="00607247">
          <w:t xml:space="preserve">the </w:t>
        </w:r>
        <w:r w:rsidR="002C5526">
          <w:t>studied</w:t>
        </w:r>
      </w:ins>
      <w:ins w:id="738" w:author="Zhou Arespur" w:date="2022-03-23T16:47:00Z">
        <w:r w:rsidR="00752B38">
          <w:t xml:space="preserve"> substances</w:t>
        </w:r>
      </w:ins>
    </w:p>
    <w:tbl>
      <w:tblPr>
        <w:tblStyle w:val="120"/>
        <w:tblW w:w="4030" w:type="dxa"/>
        <w:jc w:val="center"/>
        <w:tblLook w:val="04A0" w:firstRow="1" w:lastRow="0" w:firstColumn="1" w:lastColumn="0" w:noHBand="0" w:noVBand="1"/>
        <w:tblPrChange w:id="739" w:author="Zhou Arespur" w:date="2022-03-23T16:48:00Z">
          <w:tblPr>
            <w:tblStyle w:val="120"/>
            <w:tblW w:w="4030" w:type="dxa"/>
            <w:tblLook w:val="04A0" w:firstRow="1" w:lastRow="0" w:firstColumn="1" w:lastColumn="0" w:noHBand="0" w:noVBand="1"/>
          </w:tblPr>
        </w:tblPrChange>
      </w:tblPr>
      <w:tblGrid>
        <w:gridCol w:w="1150"/>
        <w:gridCol w:w="650"/>
        <w:gridCol w:w="1115"/>
        <w:gridCol w:w="1115"/>
        <w:tblGridChange w:id="740">
          <w:tblGrid>
            <w:gridCol w:w="1150"/>
            <w:gridCol w:w="650"/>
            <w:gridCol w:w="1115"/>
            <w:gridCol w:w="1115"/>
          </w:tblGrid>
        </w:tblGridChange>
      </w:tblGrid>
      <w:tr w:rsidR="00480246" w:rsidRPr="00480246" w14:paraId="5ADFCE8C" w14:textId="77777777" w:rsidTr="008D16A1">
        <w:trPr>
          <w:cnfStyle w:val="100000000000" w:firstRow="1" w:lastRow="0" w:firstColumn="0" w:lastColumn="0" w:oddVBand="0" w:evenVBand="0" w:oddHBand="0" w:evenHBand="0" w:firstRowFirstColumn="0" w:firstRowLastColumn="0" w:lastRowFirstColumn="0" w:lastRowLastColumn="0"/>
          <w:trHeight w:val="288"/>
          <w:jc w:val="center"/>
          <w:ins w:id="741" w:author="Zhou Arespur" w:date="2022-03-23T16:48:00Z"/>
          <w:trPrChange w:id="742"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vMerge w:val="restart"/>
            <w:noWrap/>
            <w:hideMark/>
            <w:tcPrChange w:id="743" w:author="Zhou Arespur" w:date="2022-03-23T16:48:00Z">
              <w:tcPr>
                <w:tcW w:w="1150" w:type="dxa"/>
                <w:vMerge w:val="restart"/>
                <w:noWrap/>
                <w:hideMark/>
              </w:tcPr>
            </w:tcPrChange>
          </w:tcPr>
          <w:p w14:paraId="4FE1BE6A" w14:textId="77777777" w:rsidR="00480246" w:rsidRPr="00D9436D" w:rsidRDefault="00480246" w:rsidP="00480246">
            <w:pPr>
              <w:spacing w:line="240" w:lineRule="auto"/>
              <w:ind w:firstLine="0"/>
              <w:jc w:val="center"/>
              <w:cnfStyle w:val="101000000000" w:firstRow="1" w:lastRow="0" w:firstColumn="1" w:lastColumn="0" w:oddVBand="0" w:evenVBand="0" w:oddHBand="0" w:evenHBand="0" w:firstRowFirstColumn="0" w:firstRowLastColumn="0" w:lastRowFirstColumn="0" w:lastRowLastColumn="0"/>
              <w:rPr>
                <w:ins w:id="744" w:author="Zhou Arespur" w:date="2022-03-23T16:48:00Z"/>
                <w:rFonts w:eastAsia="等线" w:cs="Times New Roman"/>
                <w:b w:val="0"/>
                <w:bCs w:val="0"/>
                <w:color w:val="000000"/>
                <w:rPrChange w:id="745" w:author="Zhou Arespur" w:date="2022-03-23T16:50:00Z">
                  <w:rPr>
                    <w:ins w:id="746" w:author="Zhou Arespur" w:date="2022-03-23T16:48:00Z"/>
                    <w:rFonts w:ascii="Calibri" w:eastAsia="等线" w:hAnsi="Calibri"/>
                    <w:color w:val="000000"/>
                  </w:rPr>
                </w:rPrChange>
              </w:rPr>
            </w:pPr>
            <w:ins w:id="747" w:author="Zhou Arespur" w:date="2022-03-23T16:48:00Z">
              <w:r w:rsidRPr="00D9436D">
                <w:rPr>
                  <w:rFonts w:eastAsia="等线" w:cs="Times New Roman"/>
                  <w:b w:val="0"/>
                  <w:bCs w:val="0"/>
                  <w:color w:val="000000"/>
                  <w:rPrChange w:id="748" w:author="Zhou Arespur" w:date="2022-03-23T16:50:00Z">
                    <w:rPr>
                      <w:rFonts w:ascii="Calibri" w:eastAsia="等线" w:hAnsi="Calibri"/>
                      <w:color w:val="000000"/>
                    </w:rPr>
                  </w:rPrChange>
                </w:rPr>
                <w:t>Substance</w:t>
              </w:r>
            </w:ins>
          </w:p>
        </w:tc>
        <w:tc>
          <w:tcPr>
            <w:tcW w:w="2880" w:type="dxa"/>
            <w:gridSpan w:val="3"/>
            <w:noWrap/>
            <w:hideMark/>
            <w:tcPrChange w:id="749" w:author="Zhou Arespur" w:date="2022-03-23T16:48:00Z">
              <w:tcPr>
                <w:tcW w:w="2880" w:type="dxa"/>
                <w:gridSpan w:val="3"/>
                <w:noWrap/>
                <w:hideMark/>
              </w:tcPr>
            </w:tcPrChange>
          </w:tcPr>
          <w:p w14:paraId="2252BB15" w14:textId="77777777" w:rsidR="00480246" w:rsidRPr="00D9436D" w:rsidRDefault="00480246" w:rsidP="00480246">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ins w:id="750" w:author="Zhou Arespur" w:date="2022-03-23T16:48:00Z"/>
                <w:rFonts w:eastAsia="等线" w:cs="Times New Roman"/>
                <w:b w:val="0"/>
                <w:bCs w:val="0"/>
                <w:color w:val="000000"/>
                <w:rPrChange w:id="751" w:author="Zhou Arespur" w:date="2022-03-23T16:50:00Z">
                  <w:rPr>
                    <w:ins w:id="752" w:author="Zhou Arespur" w:date="2022-03-23T16:48:00Z"/>
                    <w:rFonts w:ascii="Calibri" w:eastAsia="等线" w:hAnsi="Calibri"/>
                    <w:color w:val="000000"/>
                  </w:rPr>
                </w:rPrChange>
              </w:rPr>
            </w:pPr>
            <w:ins w:id="753" w:author="Zhou Arespur" w:date="2022-03-23T16:48:00Z">
              <w:r w:rsidRPr="00D9436D">
                <w:rPr>
                  <w:rFonts w:eastAsia="等线" w:cs="Times New Roman"/>
                  <w:b w:val="0"/>
                  <w:bCs w:val="0"/>
                  <w:color w:val="000000"/>
                  <w:rPrChange w:id="754" w:author="Zhou Arespur" w:date="2022-03-23T16:50:00Z">
                    <w:rPr>
                      <w:rFonts w:ascii="Calibri" w:eastAsia="等线" w:hAnsi="Calibri"/>
                      <w:color w:val="000000"/>
                    </w:rPr>
                  </w:rPrChange>
                </w:rPr>
                <w:t>AARD</w:t>
              </w:r>
              <w:r w:rsidRPr="00D9436D">
                <w:rPr>
                  <w:rFonts w:eastAsia="等线" w:cs="Times New Roman"/>
                  <w:b w:val="0"/>
                  <w:bCs w:val="0"/>
                  <w:color w:val="000000"/>
                  <w:rPrChange w:id="755" w:author="Zhou Arespur" w:date="2022-03-23T16:50:00Z">
                    <w:rPr>
                      <w:rFonts w:ascii="Calibri" w:eastAsia="等线" w:hAnsi="Calibri" w:hint="eastAsia"/>
                      <w:color w:val="000000"/>
                    </w:rPr>
                  </w:rPrChange>
                </w:rPr>
                <w:t>（</w:t>
              </w:r>
              <w:r w:rsidRPr="00D9436D">
                <w:rPr>
                  <w:rFonts w:eastAsia="等线" w:cs="Times New Roman"/>
                  <w:b w:val="0"/>
                  <w:bCs w:val="0"/>
                  <w:color w:val="000000"/>
                  <w:rPrChange w:id="756" w:author="Zhou Arespur" w:date="2022-03-23T16:50:00Z">
                    <w:rPr>
                      <w:rFonts w:ascii="Calibri" w:eastAsia="等线" w:hAnsi="Calibri" w:hint="eastAsia"/>
                      <w:color w:val="000000"/>
                    </w:rPr>
                  </w:rPrChange>
                </w:rPr>
                <w:t>%</w:t>
              </w:r>
              <w:r w:rsidRPr="00D9436D">
                <w:rPr>
                  <w:rFonts w:eastAsia="等线" w:cs="Times New Roman"/>
                  <w:b w:val="0"/>
                  <w:bCs w:val="0"/>
                  <w:color w:val="000000"/>
                  <w:rPrChange w:id="757" w:author="Zhou Arespur" w:date="2022-03-23T16:50:00Z">
                    <w:rPr>
                      <w:rFonts w:ascii="Calibri" w:eastAsia="等线" w:hAnsi="Calibri" w:hint="eastAsia"/>
                      <w:color w:val="000000"/>
                    </w:rPr>
                  </w:rPrChange>
                </w:rPr>
                <w:t>）</w:t>
              </w:r>
            </w:ins>
          </w:p>
        </w:tc>
      </w:tr>
      <w:tr w:rsidR="00480246" w:rsidRPr="00480246" w14:paraId="053083F5" w14:textId="77777777" w:rsidTr="008D16A1">
        <w:trPr>
          <w:trHeight w:val="288"/>
          <w:jc w:val="center"/>
          <w:ins w:id="758" w:author="Zhou Arespur" w:date="2022-03-23T16:48:00Z"/>
          <w:trPrChange w:id="759"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vMerge/>
            <w:hideMark/>
            <w:tcPrChange w:id="760" w:author="Zhou Arespur" w:date="2022-03-23T16:48:00Z">
              <w:tcPr>
                <w:tcW w:w="1150" w:type="dxa"/>
                <w:vMerge/>
                <w:hideMark/>
              </w:tcPr>
            </w:tcPrChange>
          </w:tcPr>
          <w:p w14:paraId="5703BA5B" w14:textId="77777777" w:rsidR="00480246" w:rsidRPr="00D9436D" w:rsidRDefault="00480246" w:rsidP="00480246">
            <w:pPr>
              <w:spacing w:line="240" w:lineRule="auto"/>
              <w:ind w:firstLine="0"/>
              <w:jc w:val="center"/>
              <w:rPr>
                <w:ins w:id="761" w:author="Zhou Arespur" w:date="2022-03-23T16:48:00Z"/>
                <w:rFonts w:eastAsia="等线" w:cs="Times New Roman"/>
                <w:b w:val="0"/>
                <w:bCs w:val="0"/>
                <w:color w:val="000000"/>
                <w:rPrChange w:id="762" w:author="Zhou Arespur" w:date="2022-03-23T16:50:00Z">
                  <w:rPr>
                    <w:ins w:id="763" w:author="Zhou Arespur" w:date="2022-03-23T16:48:00Z"/>
                    <w:rFonts w:ascii="Calibri" w:eastAsia="等线" w:hAnsi="Calibri"/>
                    <w:color w:val="000000"/>
                  </w:rPr>
                </w:rPrChange>
              </w:rPr>
            </w:pPr>
          </w:p>
        </w:tc>
        <w:tc>
          <w:tcPr>
            <w:tcW w:w="650" w:type="dxa"/>
            <w:noWrap/>
            <w:hideMark/>
            <w:tcPrChange w:id="764" w:author="Zhou Arespur" w:date="2022-03-23T16:48:00Z">
              <w:tcPr>
                <w:tcW w:w="650" w:type="dxa"/>
                <w:noWrap/>
                <w:hideMark/>
              </w:tcPr>
            </w:tcPrChange>
          </w:tcPr>
          <w:p w14:paraId="45112BAC" w14:textId="77777777" w:rsidR="00480246" w:rsidRPr="00D9436D"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765" w:author="Zhou Arespur" w:date="2022-03-23T16:48:00Z"/>
                <w:rFonts w:eastAsia="等线" w:cs="Times New Roman"/>
                <w:color w:val="000000"/>
                <w:rPrChange w:id="766" w:author="Zhou Arespur" w:date="2022-03-23T16:50:00Z">
                  <w:rPr>
                    <w:ins w:id="767" w:author="Zhou Arespur" w:date="2022-03-23T16:48:00Z"/>
                    <w:rFonts w:ascii="Calibri" w:eastAsia="等线" w:hAnsi="Calibri"/>
                    <w:b/>
                    <w:bCs/>
                    <w:color w:val="000000"/>
                  </w:rPr>
                </w:rPrChange>
              </w:rPr>
            </w:pPr>
            <w:ins w:id="768" w:author="Zhou Arespur" w:date="2022-03-23T16:48:00Z">
              <w:r w:rsidRPr="00D9436D">
                <w:rPr>
                  <w:rFonts w:eastAsia="等线" w:cs="Times New Roman"/>
                  <w:color w:val="000000"/>
                  <w:rPrChange w:id="769" w:author="Zhou Arespur" w:date="2022-03-23T16:50:00Z">
                    <w:rPr>
                      <w:rFonts w:ascii="Calibri" w:eastAsia="等线" w:hAnsi="Calibri"/>
                      <w:b/>
                      <w:bCs/>
                      <w:color w:val="000000"/>
                    </w:rPr>
                  </w:rPrChange>
                </w:rPr>
                <w:t>PR</w:t>
              </w:r>
            </w:ins>
          </w:p>
        </w:tc>
        <w:tc>
          <w:tcPr>
            <w:tcW w:w="1115" w:type="dxa"/>
            <w:noWrap/>
            <w:hideMark/>
            <w:tcPrChange w:id="770" w:author="Zhou Arespur" w:date="2022-03-23T16:48:00Z">
              <w:tcPr>
                <w:tcW w:w="1115" w:type="dxa"/>
                <w:noWrap/>
                <w:hideMark/>
              </w:tcPr>
            </w:tcPrChange>
          </w:tcPr>
          <w:p w14:paraId="3EC52D91" w14:textId="77777777" w:rsidR="00480246" w:rsidRPr="00D9436D"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771" w:author="Zhou Arespur" w:date="2022-03-23T16:48:00Z"/>
                <w:rFonts w:eastAsia="等线" w:cs="Times New Roman"/>
                <w:color w:val="000000"/>
                <w:rPrChange w:id="772" w:author="Zhou Arespur" w:date="2022-03-23T16:50:00Z">
                  <w:rPr>
                    <w:ins w:id="773" w:author="Zhou Arespur" w:date="2022-03-23T16:48:00Z"/>
                    <w:rFonts w:ascii="Calibri" w:eastAsia="等线" w:hAnsi="Calibri"/>
                    <w:b/>
                    <w:bCs/>
                    <w:color w:val="000000"/>
                  </w:rPr>
                </w:rPrChange>
              </w:rPr>
            </w:pPr>
            <w:ins w:id="774" w:author="Zhou Arespur" w:date="2022-03-23T16:48:00Z">
              <w:r w:rsidRPr="00D9436D">
                <w:rPr>
                  <w:rFonts w:eastAsia="等线" w:cs="Times New Roman"/>
                  <w:color w:val="000000"/>
                  <w:rPrChange w:id="775" w:author="Zhou Arespur" w:date="2022-03-23T16:50:00Z">
                    <w:rPr>
                      <w:rFonts w:ascii="Calibri" w:eastAsia="等线" w:hAnsi="Calibri"/>
                      <w:b/>
                      <w:bCs/>
                      <w:color w:val="000000"/>
                    </w:rPr>
                  </w:rPrChange>
                </w:rPr>
                <w:t>Model2</w:t>
              </w:r>
            </w:ins>
          </w:p>
        </w:tc>
        <w:tc>
          <w:tcPr>
            <w:tcW w:w="1115" w:type="dxa"/>
            <w:noWrap/>
            <w:hideMark/>
            <w:tcPrChange w:id="776" w:author="Zhou Arespur" w:date="2022-03-23T16:48:00Z">
              <w:tcPr>
                <w:tcW w:w="1115" w:type="dxa"/>
                <w:noWrap/>
                <w:hideMark/>
              </w:tcPr>
            </w:tcPrChange>
          </w:tcPr>
          <w:p w14:paraId="2D71E37A" w14:textId="77777777" w:rsidR="00480246" w:rsidRPr="00D9436D"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777" w:author="Zhou Arespur" w:date="2022-03-23T16:48:00Z"/>
                <w:rFonts w:eastAsia="等线" w:cs="Times New Roman"/>
                <w:color w:val="000000"/>
                <w:rPrChange w:id="778" w:author="Zhou Arespur" w:date="2022-03-23T16:50:00Z">
                  <w:rPr>
                    <w:ins w:id="779" w:author="Zhou Arespur" w:date="2022-03-23T16:48:00Z"/>
                    <w:rFonts w:ascii="Calibri" w:eastAsia="等线" w:hAnsi="Calibri"/>
                    <w:b/>
                    <w:bCs/>
                    <w:color w:val="000000"/>
                  </w:rPr>
                </w:rPrChange>
              </w:rPr>
            </w:pPr>
            <w:ins w:id="780" w:author="Zhou Arespur" w:date="2022-03-23T16:48:00Z">
              <w:r w:rsidRPr="00D9436D">
                <w:rPr>
                  <w:rFonts w:eastAsia="等线" w:cs="Times New Roman"/>
                  <w:color w:val="000000"/>
                  <w:rPrChange w:id="781" w:author="Zhou Arespur" w:date="2022-03-23T16:50:00Z">
                    <w:rPr>
                      <w:rFonts w:ascii="Calibri" w:eastAsia="等线" w:hAnsi="Calibri"/>
                      <w:b/>
                      <w:bCs/>
                      <w:color w:val="000000"/>
                    </w:rPr>
                  </w:rPrChange>
                </w:rPr>
                <w:t>Model3</w:t>
              </w:r>
            </w:ins>
          </w:p>
        </w:tc>
      </w:tr>
      <w:tr w:rsidR="00480246" w:rsidRPr="00480246" w14:paraId="55A8C562" w14:textId="77777777" w:rsidTr="008D16A1">
        <w:trPr>
          <w:trHeight w:val="288"/>
          <w:jc w:val="center"/>
          <w:ins w:id="782" w:author="Zhou Arespur" w:date="2022-03-23T16:48:00Z"/>
          <w:trPrChange w:id="783"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noWrap/>
            <w:hideMark/>
            <w:tcPrChange w:id="784" w:author="Zhou Arespur" w:date="2022-03-23T16:48:00Z">
              <w:tcPr>
                <w:tcW w:w="1150" w:type="dxa"/>
                <w:noWrap/>
                <w:hideMark/>
              </w:tcPr>
            </w:tcPrChange>
          </w:tcPr>
          <w:p w14:paraId="3143102B" w14:textId="570C787A" w:rsidR="00480246" w:rsidRPr="00D9436D" w:rsidRDefault="00480246" w:rsidP="00480246">
            <w:pPr>
              <w:spacing w:line="240" w:lineRule="auto"/>
              <w:ind w:firstLine="0"/>
              <w:jc w:val="center"/>
              <w:rPr>
                <w:ins w:id="785" w:author="Zhou Arespur" w:date="2022-03-23T16:48:00Z"/>
                <w:rFonts w:eastAsia="等线" w:cs="Times New Roman"/>
                <w:b w:val="0"/>
                <w:bCs w:val="0"/>
                <w:color w:val="000000"/>
                <w:rPrChange w:id="786" w:author="Zhou Arespur" w:date="2022-03-23T16:50:00Z">
                  <w:rPr>
                    <w:ins w:id="787" w:author="Zhou Arespur" w:date="2022-03-23T16:48:00Z"/>
                    <w:rFonts w:ascii="Calibri" w:eastAsia="等线" w:hAnsi="Calibri"/>
                    <w:color w:val="000000"/>
                  </w:rPr>
                </w:rPrChange>
              </w:rPr>
            </w:pPr>
            <m:oMathPara>
              <m:oMath>
                <m:sSub>
                  <m:sSubPr>
                    <m:ctrlPr>
                      <w:ins w:id="788" w:author="Zhou Arespur" w:date="2022-03-23T16:48:00Z">
                        <w:rPr>
                          <w:rFonts w:ascii="Cambria Math" w:eastAsia="Times New Roman" w:hAnsi="Cambria Math" w:cs="Times New Roman"/>
                          <w:b w:val="0"/>
                          <w:bCs w:val="0"/>
                          <w:i/>
                          <w:color w:val="000000"/>
                          <w:rPrChange w:id="789" w:author="Zhou Arespur" w:date="2022-03-23T16:50:00Z">
                            <w:rPr>
                              <w:rFonts w:ascii="Cambria Math" w:eastAsia="Times New Roman" w:hAnsi="Cambria Math"/>
                              <w:i/>
                              <w:color w:val="000000"/>
                            </w:rPr>
                          </w:rPrChange>
                        </w:rPr>
                      </w:ins>
                    </m:ctrlPr>
                  </m:sSubPr>
                  <m:e>
                    <m:r>
                      <w:ins w:id="790" w:author="Zhou Arespur" w:date="2022-03-23T16:48:00Z">
                        <w:rPr>
                          <w:rFonts w:ascii="Cambria Math" w:eastAsia="Times New Roman" w:hAnsi="Cambria Math" w:cs="Times New Roman"/>
                          <w:color w:val="000000"/>
                          <w:rPrChange w:id="791" w:author="Zhou Arespur" w:date="2022-03-23T16:50:00Z">
                            <w:rPr>
                              <w:rFonts w:ascii="Cambria Math" w:eastAsia="Times New Roman" w:hAnsi="Cambria Math" w:cs="Times New Roman"/>
                              <w:color w:val="000000"/>
                            </w:rPr>
                          </w:rPrChange>
                        </w:rPr>
                        <m:t>O</m:t>
                      </w:ins>
                    </m:r>
                  </m:e>
                  <m:sub>
                    <m:r>
                      <w:ins w:id="792" w:author="Zhou Arespur" w:date="2022-03-23T16:48:00Z">
                        <w:rPr>
                          <w:rFonts w:ascii="Cambria Math" w:eastAsia="Times New Roman" w:hAnsi="Cambria Math" w:cs="Times New Roman"/>
                          <w:color w:val="000000"/>
                          <w:rPrChange w:id="793" w:author="Zhou Arespur" w:date="2022-03-23T16:50:00Z">
                            <w:rPr>
                              <w:rFonts w:ascii="Cambria Math" w:eastAsia="Times New Roman" w:hAnsi="Cambria Math" w:cs="Times New Roman"/>
                              <w:color w:val="000000"/>
                            </w:rPr>
                          </w:rPrChange>
                        </w:rPr>
                        <m:t>2</m:t>
                      </w:ins>
                    </m:r>
                  </m:sub>
                </m:sSub>
              </m:oMath>
            </m:oMathPara>
          </w:p>
        </w:tc>
        <w:tc>
          <w:tcPr>
            <w:tcW w:w="650" w:type="dxa"/>
            <w:noWrap/>
            <w:hideMark/>
            <w:tcPrChange w:id="794" w:author="Zhou Arespur" w:date="2022-03-23T16:48:00Z">
              <w:tcPr>
                <w:tcW w:w="650" w:type="dxa"/>
                <w:noWrap/>
                <w:hideMark/>
              </w:tcPr>
            </w:tcPrChange>
          </w:tcPr>
          <w:p w14:paraId="74D00401"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795" w:author="Zhou Arespur" w:date="2022-03-23T16:48:00Z"/>
                <w:rFonts w:ascii="Calibri" w:eastAsia="等线" w:hAnsi="Calibri"/>
                <w:color w:val="000000"/>
              </w:rPr>
            </w:pPr>
            <w:ins w:id="796" w:author="Zhou Arespur" w:date="2022-03-23T16:48:00Z">
              <w:r w:rsidRPr="00480246">
                <w:rPr>
                  <w:rFonts w:ascii="Calibri" w:eastAsia="等线" w:hAnsi="Calibri"/>
                  <w:color w:val="000000"/>
                </w:rPr>
                <w:t>3.34</w:t>
              </w:r>
            </w:ins>
          </w:p>
        </w:tc>
        <w:tc>
          <w:tcPr>
            <w:tcW w:w="1115" w:type="dxa"/>
            <w:noWrap/>
            <w:hideMark/>
            <w:tcPrChange w:id="797" w:author="Zhou Arespur" w:date="2022-03-23T16:48:00Z">
              <w:tcPr>
                <w:tcW w:w="1115" w:type="dxa"/>
                <w:noWrap/>
                <w:hideMark/>
              </w:tcPr>
            </w:tcPrChange>
          </w:tcPr>
          <w:p w14:paraId="6B369804"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798" w:author="Zhou Arespur" w:date="2022-03-23T16:48:00Z"/>
                <w:rFonts w:ascii="Calibri" w:eastAsia="等线" w:hAnsi="Calibri"/>
                <w:color w:val="000000"/>
              </w:rPr>
            </w:pPr>
            <w:ins w:id="799" w:author="Zhou Arespur" w:date="2022-03-23T16:48:00Z">
              <w:r w:rsidRPr="00480246">
                <w:rPr>
                  <w:rFonts w:ascii="Calibri" w:eastAsia="等线" w:hAnsi="Calibri"/>
                  <w:color w:val="000000"/>
                </w:rPr>
                <w:t>0.93</w:t>
              </w:r>
            </w:ins>
          </w:p>
        </w:tc>
        <w:tc>
          <w:tcPr>
            <w:tcW w:w="1115" w:type="dxa"/>
            <w:noWrap/>
            <w:hideMark/>
            <w:tcPrChange w:id="800" w:author="Zhou Arespur" w:date="2022-03-23T16:48:00Z">
              <w:tcPr>
                <w:tcW w:w="1115" w:type="dxa"/>
                <w:noWrap/>
                <w:hideMark/>
              </w:tcPr>
            </w:tcPrChange>
          </w:tcPr>
          <w:p w14:paraId="2872C2D2"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01" w:author="Zhou Arespur" w:date="2022-03-23T16:48:00Z"/>
                <w:rFonts w:ascii="Calibri" w:eastAsia="等线" w:hAnsi="Calibri"/>
                <w:color w:val="000000"/>
              </w:rPr>
            </w:pPr>
            <w:ins w:id="802" w:author="Zhou Arespur" w:date="2022-03-23T16:48:00Z">
              <w:r w:rsidRPr="00480246">
                <w:rPr>
                  <w:rFonts w:ascii="Calibri" w:eastAsia="等线" w:hAnsi="Calibri"/>
                  <w:color w:val="000000"/>
                </w:rPr>
                <w:t>0.08</w:t>
              </w:r>
            </w:ins>
          </w:p>
        </w:tc>
      </w:tr>
      <w:tr w:rsidR="00480246" w:rsidRPr="00480246" w14:paraId="4C03A5FA" w14:textId="77777777" w:rsidTr="008D16A1">
        <w:trPr>
          <w:trHeight w:val="288"/>
          <w:jc w:val="center"/>
          <w:ins w:id="803" w:author="Zhou Arespur" w:date="2022-03-23T16:48:00Z"/>
          <w:trPrChange w:id="804"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noWrap/>
            <w:hideMark/>
            <w:tcPrChange w:id="805" w:author="Zhou Arespur" w:date="2022-03-23T16:48:00Z">
              <w:tcPr>
                <w:tcW w:w="1150" w:type="dxa"/>
                <w:noWrap/>
                <w:hideMark/>
              </w:tcPr>
            </w:tcPrChange>
          </w:tcPr>
          <w:p w14:paraId="46A92B4D" w14:textId="4B1D67EC" w:rsidR="00480246" w:rsidRPr="00D9436D" w:rsidRDefault="00480246" w:rsidP="00480246">
            <w:pPr>
              <w:spacing w:line="240" w:lineRule="auto"/>
              <w:ind w:firstLine="0"/>
              <w:jc w:val="center"/>
              <w:rPr>
                <w:ins w:id="806" w:author="Zhou Arespur" w:date="2022-03-23T16:48:00Z"/>
                <w:rFonts w:eastAsia="等线" w:cs="Times New Roman"/>
                <w:b w:val="0"/>
                <w:bCs w:val="0"/>
                <w:color w:val="000000"/>
                <w:rPrChange w:id="807" w:author="Zhou Arespur" w:date="2022-03-23T16:50:00Z">
                  <w:rPr>
                    <w:ins w:id="808" w:author="Zhou Arespur" w:date="2022-03-23T16:48:00Z"/>
                    <w:rFonts w:ascii="Calibri" w:eastAsia="等线" w:hAnsi="Calibri"/>
                    <w:color w:val="000000"/>
                  </w:rPr>
                </w:rPrChange>
              </w:rPr>
            </w:pPr>
            <m:oMathPara>
              <m:oMath>
                <m:sSub>
                  <m:sSubPr>
                    <m:ctrlPr>
                      <w:ins w:id="809" w:author="Zhou Arespur" w:date="2022-03-23T16:48:00Z">
                        <w:rPr>
                          <w:rFonts w:ascii="Cambria Math" w:eastAsia="Times New Roman" w:hAnsi="Cambria Math" w:cs="Times New Roman"/>
                          <w:b w:val="0"/>
                          <w:bCs w:val="0"/>
                          <w:i/>
                          <w:color w:val="000000"/>
                          <w:rPrChange w:id="810" w:author="Zhou Arespur" w:date="2022-03-23T16:50:00Z">
                            <w:rPr>
                              <w:rFonts w:ascii="Cambria Math" w:eastAsia="Times New Roman" w:hAnsi="Cambria Math"/>
                              <w:i/>
                              <w:color w:val="000000"/>
                            </w:rPr>
                          </w:rPrChange>
                        </w:rPr>
                      </w:ins>
                    </m:ctrlPr>
                  </m:sSubPr>
                  <m:e>
                    <m:r>
                      <w:ins w:id="811" w:author="Zhou Arespur" w:date="2022-03-23T16:48:00Z">
                        <w:rPr>
                          <w:rFonts w:ascii="Cambria Math" w:eastAsia="Times New Roman" w:hAnsi="Cambria Math" w:cs="Times New Roman"/>
                          <w:color w:val="000000"/>
                          <w:rPrChange w:id="812" w:author="Zhou Arespur" w:date="2022-03-23T16:50:00Z">
                            <w:rPr>
                              <w:rFonts w:ascii="Cambria Math" w:eastAsia="Times New Roman" w:hAnsi="Cambria Math" w:cs="Times New Roman"/>
                              <w:color w:val="000000"/>
                            </w:rPr>
                          </w:rPrChange>
                        </w:rPr>
                        <m:t>C</m:t>
                      </w:ins>
                    </m:r>
                  </m:e>
                  <m:sub>
                    <m:r>
                      <w:ins w:id="813" w:author="Zhou Arespur" w:date="2022-03-23T16:48:00Z">
                        <w:rPr>
                          <w:rFonts w:ascii="Cambria Math" w:eastAsia="Times New Roman" w:hAnsi="Cambria Math" w:cs="Times New Roman"/>
                          <w:color w:val="000000"/>
                          <w:rPrChange w:id="814" w:author="Zhou Arespur" w:date="2022-03-23T16:50:00Z">
                            <w:rPr>
                              <w:rFonts w:ascii="Cambria Math" w:eastAsia="Times New Roman" w:hAnsi="Cambria Math" w:cs="Times New Roman"/>
                              <w:color w:val="000000"/>
                            </w:rPr>
                          </w:rPrChange>
                        </w:rPr>
                        <m:t>10</m:t>
                      </w:ins>
                    </m:r>
                  </m:sub>
                </m:sSub>
                <m:sSub>
                  <m:sSubPr>
                    <m:ctrlPr>
                      <w:ins w:id="815" w:author="Zhou Arespur" w:date="2022-03-23T16:48:00Z">
                        <w:rPr>
                          <w:rFonts w:ascii="Cambria Math" w:eastAsia="Times New Roman" w:hAnsi="Cambria Math" w:cs="Times New Roman"/>
                          <w:b w:val="0"/>
                          <w:bCs w:val="0"/>
                          <w:i/>
                          <w:color w:val="000000"/>
                          <w:rPrChange w:id="816" w:author="Zhou Arespur" w:date="2022-03-23T16:50:00Z">
                            <w:rPr>
                              <w:rFonts w:ascii="Cambria Math" w:eastAsia="Times New Roman" w:hAnsi="Cambria Math"/>
                              <w:i/>
                              <w:color w:val="000000"/>
                            </w:rPr>
                          </w:rPrChange>
                        </w:rPr>
                      </w:ins>
                    </m:ctrlPr>
                  </m:sSubPr>
                  <m:e>
                    <m:r>
                      <w:ins w:id="817" w:author="Zhou Arespur" w:date="2022-03-23T16:48:00Z">
                        <w:rPr>
                          <w:rFonts w:ascii="Cambria Math" w:eastAsia="Times New Roman" w:hAnsi="Cambria Math" w:cs="Times New Roman"/>
                          <w:color w:val="000000"/>
                          <w:rPrChange w:id="818" w:author="Zhou Arespur" w:date="2022-03-23T16:50:00Z">
                            <w:rPr>
                              <w:rFonts w:ascii="Cambria Math" w:eastAsia="Times New Roman" w:hAnsi="Cambria Math" w:cs="Times New Roman"/>
                              <w:color w:val="000000"/>
                            </w:rPr>
                          </w:rPrChange>
                        </w:rPr>
                        <m:t>H</m:t>
                      </w:ins>
                    </m:r>
                  </m:e>
                  <m:sub>
                    <m:r>
                      <w:ins w:id="819" w:author="Zhou Arespur" w:date="2022-03-23T16:48:00Z">
                        <w:rPr>
                          <w:rFonts w:ascii="Cambria Math" w:eastAsia="Times New Roman" w:hAnsi="Cambria Math" w:cs="Times New Roman"/>
                          <w:color w:val="000000"/>
                          <w:rPrChange w:id="820" w:author="Zhou Arespur" w:date="2022-03-23T16:50:00Z">
                            <w:rPr>
                              <w:rFonts w:ascii="Cambria Math" w:eastAsia="Times New Roman" w:hAnsi="Cambria Math" w:cs="Times New Roman"/>
                              <w:color w:val="000000"/>
                            </w:rPr>
                          </w:rPrChange>
                        </w:rPr>
                        <m:t>22</m:t>
                      </w:ins>
                    </m:r>
                  </m:sub>
                </m:sSub>
              </m:oMath>
            </m:oMathPara>
          </w:p>
        </w:tc>
        <w:tc>
          <w:tcPr>
            <w:tcW w:w="650" w:type="dxa"/>
            <w:noWrap/>
            <w:hideMark/>
            <w:tcPrChange w:id="821" w:author="Zhou Arespur" w:date="2022-03-23T16:48:00Z">
              <w:tcPr>
                <w:tcW w:w="650" w:type="dxa"/>
                <w:noWrap/>
                <w:hideMark/>
              </w:tcPr>
            </w:tcPrChange>
          </w:tcPr>
          <w:p w14:paraId="62EEF59F"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22" w:author="Zhou Arespur" w:date="2022-03-23T16:48:00Z"/>
                <w:rFonts w:ascii="Calibri" w:eastAsia="等线" w:hAnsi="Calibri"/>
                <w:color w:val="000000"/>
              </w:rPr>
            </w:pPr>
            <w:ins w:id="823" w:author="Zhou Arespur" w:date="2022-03-23T16:48:00Z">
              <w:r w:rsidRPr="00480246">
                <w:rPr>
                  <w:rFonts w:ascii="Calibri" w:eastAsia="等线" w:hAnsi="Calibri"/>
                  <w:color w:val="000000"/>
                </w:rPr>
                <w:t>3.53</w:t>
              </w:r>
            </w:ins>
          </w:p>
        </w:tc>
        <w:tc>
          <w:tcPr>
            <w:tcW w:w="1115" w:type="dxa"/>
            <w:noWrap/>
            <w:hideMark/>
            <w:tcPrChange w:id="824" w:author="Zhou Arespur" w:date="2022-03-23T16:48:00Z">
              <w:tcPr>
                <w:tcW w:w="1115" w:type="dxa"/>
                <w:noWrap/>
                <w:hideMark/>
              </w:tcPr>
            </w:tcPrChange>
          </w:tcPr>
          <w:p w14:paraId="0451CE00"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25" w:author="Zhou Arespur" w:date="2022-03-23T16:48:00Z"/>
                <w:rFonts w:ascii="Calibri" w:eastAsia="等线" w:hAnsi="Calibri"/>
                <w:color w:val="000000"/>
              </w:rPr>
            </w:pPr>
            <w:ins w:id="826" w:author="Zhou Arespur" w:date="2022-03-23T16:48:00Z">
              <w:r w:rsidRPr="00480246">
                <w:rPr>
                  <w:rFonts w:ascii="Calibri" w:eastAsia="等线" w:hAnsi="Calibri"/>
                  <w:color w:val="000000"/>
                </w:rPr>
                <w:t>2.50</w:t>
              </w:r>
            </w:ins>
          </w:p>
        </w:tc>
        <w:tc>
          <w:tcPr>
            <w:tcW w:w="1115" w:type="dxa"/>
            <w:noWrap/>
            <w:hideMark/>
            <w:tcPrChange w:id="827" w:author="Zhou Arespur" w:date="2022-03-23T16:48:00Z">
              <w:tcPr>
                <w:tcW w:w="1115" w:type="dxa"/>
                <w:noWrap/>
                <w:hideMark/>
              </w:tcPr>
            </w:tcPrChange>
          </w:tcPr>
          <w:p w14:paraId="5158856E"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28" w:author="Zhou Arespur" w:date="2022-03-23T16:48:00Z"/>
                <w:rFonts w:ascii="Calibri" w:eastAsia="等线" w:hAnsi="Calibri"/>
                <w:color w:val="000000"/>
              </w:rPr>
            </w:pPr>
            <w:ins w:id="829" w:author="Zhou Arespur" w:date="2022-03-23T16:48:00Z">
              <w:r w:rsidRPr="00480246">
                <w:rPr>
                  <w:rFonts w:ascii="Calibri" w:eastAsia="等线" w:hAnsi="Calibri"/>
                  <w:color w:val="000000"/>
                </w:rPr>
                <w:t>0.24</w:t>
              </w:r>
            </w:ins>
          </w:p>
        </w:tc>
      </w:tr>
      <w:tr w:rsidR="00480246" w:rsidRPr="00480246" w14:paraId="3B2FECB1" w14:textId="77777777" w:rsidTr="008D16A1">
        <w:trPr>
          <w:trHeight w:val="288"/>
          <w:jc w:val="center"/>
          <w:ins w:id="830" w:author="Zhou Arespur" w:date="2022-03-23T16:48:00Z"/>
          <w:trPrChange w:id="831"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noWrap/>
            <w:hideMark/>
            <w:tcPrChange w:id="832" w:author="Zhou Arespur" w:date="2022-03-23T16:48:00Z">
              <w:tcPr>
                <w:tcW w:w="1150" w:type="dxa"/>
                <w:noWrap/>
                <w:hideMark/>
              </w:tcPr>
            </w:tcPrChange>
          </w:tcPr>
          <w:p w14:paraId="43033991" w14:textId="7EE2282F" w:rsidR="00480246" w:rsidRPr="00D9436D" w:rsidRDefault="00D9436D" w:rsidP="00480246">
            <w:pPr>
              <w:spacing w:line="240" w:lineRule="auto"/>
              <w:ind w:firstLine="0"/>
              <w:jc w:val="center"/>
              <w:rPr>
                <w:ins w:id="833" w:author="Zhou Arespur" w:date="2022-03-23T16:48:00Z"/>
                <w:rFonts w:eastAsia="等线" w:cs="Times New Roman"/>
                <w:b w:val="0"/>
                <w:bCs w:val="0"/>
                <w:color w:val="000000"/>
                <w:rPrChange w:id="834" w:author="Zhou Arespur" w:date="2022-03-23T16:50:00Z">
                  <w:rPr>
                    <w:ins w:id="835" w:author="Zhou Arespur" w:date="2022-03-23T16:48:00Z"/>
                    <w:rFonts w:ascii="Calibri" w:eastAsia="等线" w:hAnsi="Calibri"/>
                    <w:color w:val="000000"/>
                  </w:rPr>
                </w:rPrChange>
              </w:rPr>
            </w:pPr>
            <m:oMathPara>
              <m:oMath>
                <m:r>
                  <w:ins w:id="836" w:author="Zhou Arespur" w:date="2022-03-23T16:48:00Z">
                    <w:rPr>
                      <w:rFonts w:ascii="Cambria Math" w:eastAsia="Times New Roman" w:hAnsi="Cambria Math" w:cs="Times New Roman"/>
                      <w:color w:val="000000"/>
                      <w:rPrChange w:id="837" w:author="Zhou Arespur" w:date="2022-03-23T16:50:00Z">
                        <w:rPr>
                          <w:rFonts w:ascii="Cambria Math" w:eastAsia="Times New Roman" w:hAnsi="Cambria Math" w:cs="Times New Roman"/>
                          <w:color w:val="000000"/>
                        </w:rPr>
                      </w:rPrChange>
                    </w:rPr>
                    <m:t>C</m:t>
                  </w:ins>
                </m:r>
                <m:sSub>
                  <m:sSubPr>
                    <m:ctrlPr>
                      <w:ins w:id="838" w:author="Zhou Arespur" w:date="2022-03-23T16:48:00Z">
                        <w:rPr>
                          <w:rFonts w:ascii="Cambria Math" w:eastAsia="Times New Roman" w:hAnsi="Cambria Math" w:cs="Times New Roman"/>
                          <w:b w:val="0"/>
                          <w:bCs w:val="0"/>
                          <w:i/>
                          <w:color w:val="000000"/>
                          <w:rPrChange w:id="839" w:author="Zhou Arespur" w:date="2022-03-23T16:50:00Z">
                            <w:rPr>
                              <w:rFonts w:ascii="Cambria Math" w:eastAsia="Times New Roman" w:hAnsi="Cambria Math"/>
                              <w:i/>
                              <w:color w:val="000000"/>
                            </w:rPr>
                          </w:rPrChange>
                        </w:rPr>
                      </w:ins>
                    </m:ctrlPr>
                  </m:sSubPr>
                  <m:e>
                    <m:r>
                      <w:ins w:id="840" w:author="Zhou Arespur" w:date="2022-03-23T16:48:00Z">
                        <w:rPr>
                          <w:rFonts w:ascii="Cambria Math" w:eastAsia="Times New Roman" w:hAnsi="Cambria Math" w:cs="Times New Roman"/>
                          <w:color w:val="000000"/>
                          <w:rPrChange w:id="841" w:author="Zhou Arespur" w:date="2022-03-23T16:50:00Z">
                            <w:rPr>
                              <w:rFonts w:ascii="Cambria Math" w:eastAsia="Times New Roman" w:hAnsi="Cambria Math" w:cs="Times New Roman"/>
                              <w:color w:val="000000"/>
                            </w:rPr>
                          </w:rPrChange>
                        </w:rPr>
                        <m:t>O</m:t>
                      </w:ins>
                    </m:r>
                  </m:e>
                  <m:sub>
                    <m:r>
                      <w:ins w:id="842" w:author="Zhou Arespur" w:date="2022-03-23T16:48:00Z">
                        <w:rPr>
                          <w:rFonts w:ascii="Cambria Math" w:eastAsia="Times New Roman" w:hAnsi="Cambria Math" w:cs="Times New Roman"/>
                          <w:color w:val="000000"/>
                          <w:rPrChange w:id="843" w:author="Zhou Arespur" w:date="2022-03-23T16:50:00Z">
                            <w:rPr>
                              <w:rFonts w:ascii="Cambria Math" w:eastAsia="Times New Roman" w:hAnsi="Cambria Math" w:cs="Times New Roman"/>
                              <w:color w:val="000000"/>
                            </w:rPr>
                          </w:rPrChange>
                        </w:rPr>
                        <m:t>2</m:t>
                      </w:ins>
                    </m:r>
                  </m:sub>
                </m:sSub>
              </m:oMath>
            </m:oMathPara>
          </w:p>
        </w:tc>
        <w:tc>
          <w:tcPr>
            <w:tcW w:w="650" w:type="dxa"/>
            <w:noWrap/>
            <w:hideMark/>
            <w:tcPrChange w:id="844" w:author="Zhou Arespur" w:date="2022-03-23T16:48:00Z">
              <w:tcPr>
                <w:tcW w:w="650" w:type="dxa"/>
                <w:noWrap/>
                <w:hideMark/>
              </w:tcPr>
            </w:tcPrChange>
          </w:tcPr>
          <w:p w14:paraId="6DC45008"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45" w:author="Zhou Arespur" w:date="2022-03-23T16:48:00Z"/>
                <w:rFonts w:ascii="Calibri" w:eastAsia="等线" w:hAnsi="Calibri"/>
                <w:color w:val="000000"/>
              </w:rPr>
            </w:pPr>
            <w:ins w:id="846" w:author="Zhou Arespur" w:date="2022-03-23T16:48:00Z">
              <w:r w:rsidRPr="00480246">
                <w:rPr>
                  <w:rFonts w:ascii="Calibri" w:eastAsia="等线" w:hAnsi="Calibri"/>
                  <w:color w:val="000000"/>
                </w:rPr>
                <w:t>0.74</w:t>
              </w:r>
            </w:ins>
          </w:p>
        </w:tc>
        <w:tc>
          <w:tcPr>
            <w:tcW w:w="1115" w:type="dxa"/>
            <w:noWrap/>
            <w:hideMark/>
            <w:tcPrChange w:id="847" w:author="Zhou Arespur" w:date="2022-03-23T16:48:00Z">
              <w:tcPr>
                <w:tcW w:w="1115" w:type="dxa"/>
                <w:noWrap/>
                <w:hideMark/>
              </w:tcPr>
            </w:tcPrChange>
          </w:tcPr>
          <w:p w14:paraId="1F3F3360"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48" w:author="Zhou Arespur" w:date="2022-03-23T16:48:00Z"/>
                <w:rFonts w:ascii="Calibri" w:eastAsia="等线" w:hAnsi="Calibri"/>
                <w:color w:val="000000"/>
              </w:rPr>
            </w:pPr>
            <w:ins w:id="849" w:author="Zhou Arespur" w:date="2022-03-23T16:48:00Z">
              <w:r w:rsidRPr="00480246">
                <w:rPr>
                  <w:rFonts w:ascii="Calibri" w:eastAsia="等线" w:hAnsi="Calibri"/>
                  <w:color w:val="000000"/>
                </w:rPr>
                <w:t>0.57</w:t>
              </w:r>
            </w:ins>
          </w:p>
        </w:tc>
        <w:tc>
          <w:tcPr>
            <w:tcW w:w="1115" w:type="dxa"/>
            <w:noWrap/>
            <w:hideMark/>
            <w:tcPrChange w:id="850" w:author="Zhou Arespur" w:date="2022-03-23T16:48:00Z">
              <w:tcPr>
                <w:tcW w:w="1115" w:type="dxa"/>
                <w:noWrap/>
                <w:hideMark/>
              </w:tcPr>
            </w:tcPrChange>
          </w:tcPr>
          <w:p w14:paraId="56A2B613"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51" w:author="Zhou Arespur" w:date="2022-03-23T16:48:00Z"/>
                <w:rFonts w:ascii="Calibri" w:eastAsia="等线" w:hAnsi="Calibri"/>
                <w:color w:val="000000"/>
              </w:rPr>
            </w:pPr>
            <w:ins w:id="852" w:author="Zhou Arespur" w:date="2022-03-23T16:48:00Z">
              <w:r w:rsidRPr="00480246">
                <w:rPr>
                  <w:rFonts w:ascii="Calibri" w:eastAsia="等线" w:hAnsi="Calibri"/>
                  <w:color w:val="000000"/>
                </w:rPr>
                <w:t>0.08</w:t>
              </w:r>
            </w:ins>
          </w:p>
        </w:tc>
      </w:tr>
      <w:tr w:rsidR="00480246" w:rsidRPr="00480246" w14:paraId="620F3901" w14:textId="77777777" w:rsidTr="008D16A1">
        <w:trPr>
          <w:trHeight w:val="288"/>
          <w:jc w:val="center"/>
          <w:ins w:id="853" w:author="Zhou Arespur" w:date="2022-03-23T16:48:00Z"/>
          <w:trPrChange w:id="854"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noWrap/>
            <w:hideMark/>
            <w:tcPrChange w:id="855" w:author="Zhou Arespur" w:date="2022-03-23T16:48:00Z">
              <w:tcPr>
                <w:tcW w:w="1150" w:type="dxa"/>
                <w:noWrap/>
                <w:hideMark/>
              </w:tcPr>
            </w:tcPrChange>
          </w:tcPr>
          <w:p w14:paraId="38980A75" w14:textId="1E3231FB" w:rsidR="00480246" w:rsidRPr="00D9436D" w:rsidRDefault="00480246" w:rsidP="00480246">
            <w:pPr>
              <w:spacing w:line="240" w:lineRule="auto"/>
              <w:ind w:firstLine="0"/>
              <w:jc w:val="center"/>
              <w:rPr>
                <w:ins w:id="856" w:author="Zhou Arespur" w:date="2022-03-23T16:48:00Z"/>
                <w:rFonts w:eastAsia="等线" w:cs="Times New Roman"/>
                <w:b w:val="0"/>
                <w:bCs w:val="0"/>
                <w:color w:val="000000"/>
                <w:rPrChange w:id="857" w:author="Zhou Arespur" w:date="2022-03-23T16:50:00Z">
                  <w:rPr>
                    <w:ins w:id="858" w:author="Zhou Arespur" w:date="2022-03-23T16:48:00Z"/>
                    <w:rFonts w:ascii="Calibri" w:eastAsia="等线" w:hAnsi="Calibri"/>
                    <w:color w:val="000000"/>
                  </w:rPr>
                </w:rPrChange>
              </w:rPr>
            </w:pPr>
            <m:oMathPara>
              <m:oMath>
                <m:sSub>
                  <m:sSubPr>
                    <m:ctrlPr>
                      <w:ins w:id="859" w:author="Zhou Arespur" w:date="2022-03-23T16:48:00Z">
                        <w:rPr>
                          <w:rFonts w:ascii="Cambria Math" w:eastAsia="Times New Roman" w:hAnsi="Cambria Math" w:cs="Times New Roman"/>
                          <w:b w:val="0"/>
                          <w:bCs w:val="0"/>
                          <w:i/>
                          <w:color w:val="000000"/>
                          <w:rPrChange w:id="860" w:author="Zhou Arespur" w:date="2022-03-23T16:50:00Z">
                            <w:rPr>
                              <w:rFonts w:ascii="Cambria Math" w:eastAsia="Times New Roman" w:hAnsi="Cambria Math"/>
                              <w:i/>
                              <w:color w:val="000000"/>
                            </w:rPr>
                          </w:rPrChange>
                        </w:rPr>
                      </w:ins>
                    </m:ctrlPr>
                  </m:sSubPr>
                  <m:e>
                    <m:r>
                      <w:ins w:id="861" w:author="Zhou Arespur" w:date="2022-03-23T16:48:00Z">
                        <w:rPr>
                          <w:rFonts w:ascii="Cambria Math" w:eastAsia="Times New Roman" w:hAnsi="Cambria Math" w:cs="Times New Roman"/>
                          <w:color w:val="000000"/>
                          <w:rPrChange w:id="862" w:author="Zhou Arespur" w:date="2022-03-23T16:50:00Z">
                            <w:rPr>
                              <w:rFonts w:ascii="Cambria Math" w:eastAsia="Times New Roman" w:hAnsi="Cambria Math" w:cs="Times New Roman"/>
                              <w:color w:val="000000"/>
                            </w:rPr>
                          </w:rPrChange>
                        </w:rPr>
                        <m:t>N</m:t>
                      </w:ins>
                    </m:r>
                  </m:e>
                  <m:sub>
                    <m:r>
                      <w:ins w:id="863" w:author="Zhou Arespur" w:date="2022-03-23T16:48:00Z">
                        <w:rPr>
                          <w:rFonts w:ascii="Cambria Math" w:eastAsia="Times New Roman" w:hAnsi="Cambria Math" w:cs="Times New Roman"/>
                          <w:color w:val="000000"/>
                          <w:rPrChange w:id="864" w:author="Zhou Arespur" w:date="2022-03-23T16:50:00Z">
                            <w:rPr>
                              <w:rFonts w:ascii="Cambria Math" w:eastAsia="Times New Roman" w:hAnsi="Cambria Math" w:cs="Times New Roman"/>
                              <w:color w:val="000000"/>
                            </w:rPr>
                          </w:rPrChange>
                        </w:rPr>
                        <m:t>2</m:t>
                      </w:ins>
                    </m:r>
                  </m:sub>
                </m:sSub>
              </m:oMath>
            </m:oMathPara>
          </w:p>
        </w:tc>
        <w:tc>
          <w:tcPr>
            <w:tcW w:w="650" w:type="dxa"/>
            <w:noWrap/>
            <w:hideMark/>
            <w:tcPrChange w:id="865" w:author="Zhou Arespur" w:date="2022-03-23T16:48:00Z">
              <w:tcPr>
                <w:tcW w:w="650" w:type="dxa"/>
                <w:noWrap/>
                <w:hideMark/>
              </w:tcPr>
            </w:tcPrChange>
          </w:tcPr>
          <w:p w14:paraId="3BD60145"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66" w:author="Zhou Arespur" w:date="2022-03-23T16:48:00Z"/>
                <w:rFonts w:ascii="Calibri" w:eastAsia="等线" w:hAnsi="Calibri"/>
                <w:color w:val="000000"/>
              </w:rPr>
            </w:pPr>
            <w:ins w:id="867" w:author="Zhou Arespur" w:date="2022-03-23T16:48:00Z">
              <w:r w:rsidRPr="00480246">
                <w:rPr>
                  <w:rFonts w:ascii="Calibri" w:eastAsia="等线" w:hAnsi="Calibri"/>
                  <w:color w:val="000000"/>
                </w:rPr>
                <w:t>2.10</w:t>
              </w:r>
            </w:ins>
          </w:p>
        </w:tc>
        <w:tc>
          <w:tcPr>
            <w:tcW w:w="1115" w:type="dxa"/>
            <w:noWrap/>
            <w:hideMark/>
            <w:tcPrChange w:id="868" w:author="Zhou Arespur" w:date="2022-03-23T16:48:00Z">
              <w:tcPr>
                <w:tcW w:w="1115" w:type="dxa"/>
                <w:noWrap/>
                <w:hideMark/>
              </w:tcPr>
            </w:tcPrChange>
          </w:tcPr>
          <w:p w14:paraId="1BFB9AF2"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69" w:author="Zhou Arespur" w:date="2022-03-23T16:48:00Z"/>
                <w:rFonts w:ascii="Calibri" w:eastAsia="等线" w:hAnsi="Calibri"/>
                <w:color w:val="000000"/>
              </w:rPr>
            </w:pPr>
            <w:ins w:id="870" w:author="Zhou Arespur" w:date="2022-03-23T16:48:00Z">
              <w:r w:rsidRPr="00480246">
                <w:rPr>
                  <w:rFonts w:ascii="Calibri" w:eastAsia="等线" w:hAnsi="Calibri"/>
                  <w:color w:val="000000"/>
                </w:rPr>
                <w:t>1.06</w:t>
              </w:r>
            </w:ins>
          </w:p>
        </w:tc>
        <w:tc>
          <w:tcPr>
            <w:tcW w:w="1115" w:type="dxa"/>
            <w:noWrap/>
            <w:hideMark/>
            <w:tcPrChange w:id="871" w:author="Zhou Arespur" w:date="2022-03-23T16:48:00Z">
              <w:tcPr>
                <w:tcW w:w="1115" w:type="dxa"/>
                <w:noWrap/>
                <w:hideMark/>
              </w:tcPr>
            </w:tcPrChange>
          </w:tcPr>
          <w:p w14:paraId="1E73F874"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72" w:author="Zhou Arespur" w:date="2022-03-23T16:48:00Z"/>
                <w:rFonts w:ascii="Calibri" w:eastAsia="等线" w:hAnsi="Calibri"/>
                <w:color w:val="000000"/>
              </w:rPr>
            </w:pPr>
            <w:ins w:id="873" w:author="Zhou Arespur" w:date="2022-03-23T16:48:00Z">
              <w:r w:rsidRPr="00480246">
                <w:rPr>
                  <w:rFonts w:ascii="Calibri" w:eastAsia="等线" w:hAnsi="Calibri"/>
                  <w:color w:val="000000"/>
                </w:rPr>
                <w:t>0.11</w:t>
              </w:r>
            </w:ins>
          </w:p>
        </w:tc>
      </w:tr>
      <w:tr w:rsidR="00480246" w:rsidRPr="00480246" w14:paraId="554B5BF2" w14:textId="77777777" w:rsidTr="008D16A1">
        <w:trPr>
          <w:trHeight w:val="288"/>
          <w:jc w:val="center"/>
          <w:ins w:id="874" w:author="Zhou Arespur" w:date="2022-03-23T16:48:00Z"/>
          <w:trPrChange w:id="875"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noWrap/>
            <w:hideMark/>
            <w:tcPrChange w:id="876" w:author="Zhou Arespur" w:date="2022-03-23T16:48:00Z">
              <w:tcPr>
                <w:tcW w:w="1150" w:type="dxa"/>
                <w:noWrap/>
                <w:hideMark/>
              </w:tcPr>
            </w:tcPrChange>
          </w:tcPr>
          <w:p w14:paraId="7D0AC469" w14:textId="3DBC1C81" w:rsidR="00480246" w:rsidRPr="00D9436D" w:rsidRDefault="00480246" w:rsidP="00480246">
            <w:pPr>
              <w:spacing w:line="240" w:lineRule="auto"/>
              <w:ind w:firstLine="0"/>
              <w:jc w:val="center"/>
              <w:rPr>
                <w:ins w:id="877" w:author="Zhou Arespur" w:date="2022-03-23T16:48:00Z"/>
                <w:rFonts w:eastAsia="等线" w:cs="Times New Roman"/>
                <w:b w:val="0"/>
                <w:bCs w:val="0"/>
                <w:color w:val="000000"/>
                <w:rPrChange w:id="878" w:author="Zhou Arespur" w:date="2022-03-23T16:50:00Z">
                  <w:rPr>
                    <w:ins w:id="879" w:author="Zhou Arespur" w:date="2022-03-23T16:48:00Z"/>
                    <w:rFonts w:ascii="Calibri" w:eastAsia="等线" w:hAnsi="Calibri"/>
                    <w:color w:val="000000"/>
                  </w:rPr>
                </w:rPrChange>
              </w:rPr>
            </w:pPr>
            <m:oMathPara>
              <m:oMath>
                <m:sSub>
                  <m:sSubPr>
                    <m:ctrlPr>
                      <w:ins w:id="880" w:author="Zhou Arespur" w:date="2022-03-23T16:48:00Z">
                        <w:rPr>
                          <w:rFonts w:ascii="Cambria Math" w:eastAsia="Times New Roman" w:hAnsi="Cambria Math" w:cs="Times New Roman"/>
                          <w:b w:val="0"/>
                          <w:bCs w:val="0"/>
                          <w:i/>
                          <w:color w:val="000000"/>
                          <w:rPrChange w:id="881" w:author="Zhou Arespur" w:date="2022-03-23T16:50:00Z">
                            <w:rPr>
                              <w:rFonts w:ascii="Cambria Math" w:eastAsia="Times New Roman" w:hAnsi="Cambria Math"/>
                              <w:i/>
                              <w:color w:val="000000"/>
                            </w:rPr>
                          </w:rPrChange>
                        </w:rPr>
                      </w:ins>
                    </m:ctrlPr>
                  </m:sSubPr>
                  <m:e>
                    <m:r>
                      <w:ins w:id="882" w:author="Zhou Arespur" w:date="2022-03-23T16:48:00Z">
                        <w:rPr>
                          <w:rFonts w:ascii="Cambria Math" w:eastAsia="Times New Roman" w:hAnsi="Cambria Math" w:cs="Times New Roman"/>
                          <w:color w:val="000000"/>
                          <w:rPrChange w:id="883" w:author="Zhou Arespur" w:date="2022-03-23T16:50:00Z">
                            <w:rPr>
                              <w:rFonts w:ascii="Cambria Math" w:eastAsia="Times New Roman" w:hAnsi="Cambria Math" w:cs="Times New Roman"/>
                              <w:color w:val="000000"/>
                            </w:rPr>
                          </w:rPrChange>
                        </w:rPr>
                        <m:t>C</m:t>
                      </w:ins>
                    </m:r>
                  </m:e>
                  <m:sub>
                    <m:r>
                      <w:ins w:id="884" w:author="Zhou Arespur" w:date="2022-03-23T16:48:00Z">
                        <w:rPr>
                          <w:rFonts w:ascii="Cambria Math" w:eastAsia="Times New Roman" w:hAnsi="Cambria Math" w:cs="Times New Roman"/>
                          <w:color w:val="000000"/>
                          <w:rPrChange w:id="885" w:author="Zhou Arespur" w:date="2022-03-23T16:50:00Z">
                            <w:rPr>
                              <w:rFonts w:ascii="Cambria Math" w:eastAsia="Times New Roman" w:hAnsi="Cambria Math" w:cs="Times New Roman"/>
                              <w:color w:val="000000"/>
                            </w:rPr>
                          </w:rPrChange>
                        </w:rPr>
                        <m:t>12</m:t>
                      </w:ins>
                    </m:r>
                  </m:sub>
                </m:sSub>
                <m:sSub>
                  <m:sSubPr>
                    <m:ctrlPr>
                      <w:ins w:id="886" w:author="Zhou Arespur" w:date="2022-03-23T16:48:00Z">
                        <w:rPr>
                          <w:rFonts w:ascii="Cambria Math" w:eastAsia="Times New Roman" w:hAnsi="Cambria Math" w:cs="Times New Roman"/>
                          <w:b w:val="0"/>
                          <w:bCs w:val="0"/>
                          <w:i/>
                          <w:color w:val="000000"/>
                          <w:rPrChange w:id="887" w:author="Zhou Arespur" w:date="2022-03-23T16:50:00Z">
                            <w:rPr>
                              <w:rFonts w:ascii="Cambria Math" w:eastAsia="Times New Roman" w:hAnsi="Cambria Math"/>
                              <w:i/>
                              <w:color w:val="000000"/>
                            </w:rPr>
                          </w:rPrChange>
                        </w:rPr>
                      </w:ins>
                    </m:ctrlPr>
                  </m:sSubPr>
                  <m:e>
                    <m:r>
                      <w:ins w:id="888" w:author="Zhou Arespur" w:date="2022-03-23T16:48:00Z">
                        <w:rPr>
                          <w:rFonts w:ascii="Cambria Math" w:eastAsia="Times New Roman" w:hAnsi="Cambria Math" w:cs="Times New Roman"/>
                          <w:color w:val="000000"/>
                          <w:rPrChange w:id="889" w:author="Zhou Arespur" w:date="2022-03-23T16:50:00Z">
                            <w:rPr>
                              <w:rFonts w:ascii="Cambria Math" w:eastAsia="Times New Roman" w:hAnsi="Cambria Math" w:cs="Times New Roman"/>
                              <w:color w:val="000000"/>
                            </w:rPr>
                          </w:rPrChange>
                        </w:rPr>
                        <m:t>H</m:t>
                      </w:ins>
                    </m:r>
                  </m:e>
                  <m:sub>
                    <m:r>
                      <w:ins w:id="890" w:author="Zhou Arespur" w:date="2022-03-23T16:48:00Z">
                        <w:rPr>
                          <w:rFonts w:ascii="Cambria Math" w:eastAsia="Times New Roman" w:hAnsi="Cambria Math" w:cs="Times New Roman"/>
                          <w:color w:val="000000"/>
                          <w:rPrChange w:id="891" w:author="Zhou Arespur" w:date="2022-03-23T16:50:00Z">
                            <w:rPr>
                              <w:rFonts w:ascii="Cambria Math" w:eastAsia="Times New Roman" w:hAnsi="Cambria Math" w:cs="Times New Roman"/>
                              <w:color w:val="000000"/>
                            </w:rPr>
                          </w:rPrChange>
                        </w:rPr>
                        <m:t>26</m:t>
                      </w:ins>
                    </m:r>
                  </m:sub>
                </m:sSub>
              </m:oMath>
            </m:oMathPara>
          </w:p>
        </w:tc>
        <w:tc>
          <w:tcPr>
            <w:tcW w:w="650" w:type="dxa"/>
            <w:noWrap/>
            <w:hideMark/>
            <w:tcPrChange w:id="892" w:author="Zhou Arespur" w:date="2022-03-23T16:48:00Z">
              <w:tcPr>
                <w:tcW w:w="650" w:type="dxa"/>
                <w:noWrap/>
                <w:hideMark/>
              </w:tcPr>
            </w:tcPrChange>
          </w:tcPr>
          <w:p w14:paraId="211DE350"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93" w:author="Zhou Arespur" w:date="2022-03-23T16:48:00Z"/>
                <w:rFonts w:ascii="Calibri" w:eastAsia="等线" w:hAnsi="Calibri"/>
                <w:color w:val="000000"/>
              </w:rPr>
            </w:pPr>
            <w:ins w:id="894" w:author="Zhou Arespur" w:date="2022-03-23T16:48:00Z">
              <w:r w:rsidRPr="00480246">
                <w:rPr>
                  <w:rFonts w:ascii="Calibri" w:eastAsia="等线" w:hAnsi="Calibri"/>
                  <w:color w:val="000000"/>
                </w:rPr>
                <w:t>7.16</w:t>
              </w:r>
            </w:ins>
          </w:p>
        </w:tc>
        <w:tc>
          <w:tcPr>
            <w:tcW w:w="1115" w:type="dxa"/>
            <w:noWrap/>
            <w:hideMark/>
            <w:tcPrChange w:id="895" w:author="Zhou Arespur" w:date="2022-03-23T16:48:00Z">
              <w:tcPr>
                <w:tcW w:w="1115" w:type="dxa"/>
                <w:noWrap/>
                <w:hideMark/>
              </w:tcPr>
            </w:tcPrChange>
          </w:tcPr>
          <w:p w14:paraId="12A62E96"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96" w:author="Zhou Arespur" w:date="2022-03-23T16:48:00Z"/>
                <w:rFonts w:ascii="Calibri" w:eastAsia="等线" w:hAnsi="Calibri"/>
                <w:color w:val="000000"/>
              </w:rPr>
            </w:pPr>
            <w:ins w:id="897" w:author="Zhou Arespur" w:date="2022-03-23T16:48:00Z">
              <w:r w:rsidRPr="00480246">
                <w:rPr>
                  <w:rFonts w:ascii="Calibri" w:eastAsia="等线" w:hAnsi="Calibri"/>
                  <w:color w:val="000000"/>
                </w:rPr>
                <w:t>2.20</w:t>
              </w:r>
            </w:ins>
          </w:p>
        </w:tc>
        <w:tc>
          <w:tcPr>
            <w:tcW w:w="1115" w:type="dxa"/>
            <w:noWrap/>
            <w:hideMark/>
            <w:tcPrChange w:id="898" w:author="Zhou Arespur" w:date="2022-03-23T16:48:00Z">
              <w:tcPr>
                <w:tcW w:w="1115" w:type="dxa"/>
                <w:noWrap/>
                <w:hideMark/>
              </w:tcPr>
            </w:tcPrChange>
          </w:tcPr>
          <w:p w14:paraId="0C55DEA7"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899" w:author="Zhou Arespur" w:date="2022-03-23T16:48:00Z"/>
                <w:rFonts w:ascii="Calibri" w:eastAsia="等线" w:hAnsi="Calibri"/>
                <w:color w:val="000000"/>
              </w:rPr>
            </w:pPr>
            <w:ins w:id="900" w:author="Zhou Arespur" w:date="2022-03-23T16:48:00Z">
              <w:r w:rsidRPr="00480246">
                <w:rPr>
                  <w:rFonts w:ascii="Calibri" w:eastAsia="等线" w:hAnsi="Calibri"/>
                  <w:color w:val="000000"/>
                </w:rPr>
                <w:t>0.65</w:t>
              </w:r>
            </w:ins>
          </w:p>
        </w:tc>
      </w:tr>
      <w:tr w:rsidR="00480246" w:rsidRPr="00480246" w14:paraId="16868080" w14:textId="77777777" w:rsidTr="008D16A1">
        <w:trPr>
          <w:trHeight w:val="288"/>
          <w:jc w:val="center"/>
          <w:ins w:id="901" w:author="Zhou Arespur" w:date="2022-03-23T16:48:00Z"/>
          <w:trPrChange w:id="902" w:author="Zhou Arespur" w:date="2022-03-23T16:48:00Z">
            <w:trPr>
              <w:trHeight w:val="288"/>
            </w:trPr>
          </w:trPrChange>
        </w:trPr>
        <w:tc>
          <w:tcPr>
            <w:cnfStyle w:val="001000000000" w:firstRow="0" w:lastRow="0" w:firstColumn="1" w:lastColumn="0" w:oddVBand="0" w:evenVBand="0" w:oddHBand="0" w:evenHBand="0" w:firstRowFirstColumn="0" w:firstRowLastColumn="0" w:lastRowFirstColumn="0" w:lastRowLastColumn="0"/>
            <w:tcW w:w="1150" w:type="dxa"/>
            <w:noWrap/>
            <w:hideMark/>
            <w:tcPrChange w:id="903" w:author="Zhou Arespur" w:date="2022-03-23T16:48:00Z">
              <w:tcPr>
                <w:tcW w:w="1150" w:type="dxa"/>
                <w:noWrap/>
                <w:hideMark/>
              </w:tcPr>
            </w:tcPrChange>
          </w:tcPr>
          <w:p w14:paraId="4713445B" w14:textId="32E5FA84" w:rsidR="00480246" w:rsidRPr="00D9436D" w:rsidRDefault="00D9436D" w:rsidP="00480246">
            <w:pPr>
              <w:spacing w:line="240" w:lineRule="auto"/>
              <w:ind w:firstLine="0"/>
              <w:jc w:val="center"/>
              <w:rPr>
                <w:ins w:id="904" w:author="Zhou Arespur" w:date="2022-03-23T16:48:00Z"/>
                <w:rFonts w:eastAsia="等线" w:cs="Times New Roman"/>
                <w:b w:val="0"/>
                <w:bCs w:val="0"/>
                <w:color w:val="000000"/>
                <w:rPrChange w:id="905" w:author="Zhou Arespur" w:date="2022-03-23T16:50:00Z">
                  <w:rPr>
                    <w:ins w:id="906" w:author="Zhou Arespur" w:date="2022-03-23T16:48:00Z"/>
                    <w:rFonts w:ascii="Calibri" w:eastAsia="等线" w:hAnsi="Calibri"/>
                    <w:color w:val="000000"/>
                  </w:rPr>
                </w:rPrChange>
              </w:rPr>
            </w:pPr>
            <m:oMathPara>
              <m:oMath>
                <m:r>
                  <w:ins w:id="907" w:author="Zhou Arespur" w:date="2022-03-23T16:48:00Z">
                    <w:rPr>
                      <w:rFonts w:ascii="Cambria Math" w:eastAsia="Times New Roman" w:hAnsi="Cambria Math" w:cs="Times New Roman"/>
                      <w:color w:val="000000"/>
                      <w:rPrChange w:id="908" w:author="Zhou Arespur" w:date="2022-03-23T16:50:00Z">
                        <w:rPr>
                          <w:rFonts w:ascii="Cambria Math" w:eastAsia="Times New Roman" w:hAnsi="Cambria Math" w:cs="Times New Roman"/>
                          <w:color w:val="000000"/>
                        </w:rPr>
                      </w:rPrChange>
                    </w:rPr>
                    <m:t>C</m:t>
                  </w:ins>
                </m:r>
                <m:sSub>
                  <m:sSubPr>
                    <m:ctrlPr>
                      <w:ins w:id="909" w:author="Zhou Arespur" w:date="2022-03-23T16:48:00Z">
                        <w:rPr>
                          <w:rFonts w:ascii="Cambria Math" w:eastAsia="Times New Roman" w:hAnsi="Cambria Math" w:cs="Times New Roman"/>
                          <w:b w:val="0"/>
                          <w:bCs w:val="0"/>
                          <w:i/>
                          <w:color w:val="000000"/>
                          <w:rPrChange w:id="910" w:author="Zhou Arespur" w:date="2022-03-23T16:50:00Z">
                            <w:rPr>
                              <w:rFonts w:ascii="Cambria Math" w:eastAsia="Times New Roman" w:hAnsi="Cambria Math"/>
                              <w:i/>
                              <w:color w:val="000000"/>
                            </w:rPr>
                          </w:rPrChange>
                        </w:rPr>
                      </w:ins>
                    </m:ctrlPr>
                  </m:sSubPr>
                  <m:e>
                    <m:r>
                      <w:ins w:id="911" w:author="Zhou Arespur" w:date="2022-03-23T16:48:00Z">
                        <w:rPr>
                          <w:rFonts w:ascii="Cambria Math" w:eastAsia="Times New Roman" w:hAnsi="Cambria Math" w:cs="Times New Roman"/>
                          <w:color w:val="000000"/>
                          <w:rPrChange w:id="912" w:author="Zhou Arespur" w:date="2022-03-23T16:50:00Z">
                            <w:rPr>
                              <w:rFonts w:ascii="Cambria Math" w:eastAsia="Times New Roman" w:hAnsi="Cambria Math" w:cs="Times New Roman"/>
                              <w:color w:val="000000"/>
                            </w:rPr>
                          </w:rPrChange>
                        </w:rPr>
                        <m:t>H</m:t>
                      </w:ins>
                    </m:r>
                  </m:e>
                  <m:sub>
                    <m:r>
                      <w:ins w:id="913" w:author="Zhou Arespur" w:date="2022-03-23T16:48:00Z">
                        <w:rPr>
                          <w:rFonts w:ascii="Cambria Math" w:eastAsia="Times New Roman" w:hAnsi="Cambria Math" w:cs="Times New Roman"/>
                          <w:color w:val="000000"/>
                          <w:rPrChange w:id="914" w:author="Zhou Arespur" w:date="2022-03-23T16:50:00Z">
                            <w:rPr>
                              <w:rFonts w:ascii="Cambria Math" w:eastAsia="Times New Roman" w:hAnsi="Cambria Math" w:cs="Times New Roman"/>
                              <w:color w:val="000000"/>
                            </w:rPr>
                          </w:rPrChange>
                        </w:rPr>
                        <m:t>4</m:t>
                      </w:ins>
                    </m:r>
                  </m:sub>
                </m:sSub>
              </m:oMath>
            </m:oMathPara>
          </w:p>
        </w:tc>
        <w:tc>
          <w:tcPr>
            <w:tcW w:w="650" w:type="dxa"/>
            <w:noWrap/>
            <w:hideMark/>
            <w:tcPrChange w:id="915" w:author="Zhou Arespur" w:date="2022-03-23T16:48:00Z">
              <w:tcPr>
                <w:tcW w:w="650" w:type="dxa"/>
                <w:noWrap/>
                <w:hideMark/>
              </w:tcPr>
            </w:tcPrChange>
          </w:tcPr>
          <w:p w14:paraId="4932310C"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916" w:author="Zhou Arespur" w:date="2022-03-23T16:48:00Z"/>
                <w:rFonts w:ascii="Calibri" w:eastAsia="等线" w:hAnsi="Calibri"/>
                <w:color w:val="000000"/>
              </w:rPr>
            </w:pPr>
            <w:ins w:id="917" w:author="Zhou Arespur" w:date="2022-03-23T16:48:00Z">
              <w:r w:rsidRPr="00480246">
                <w:rPr>
                  <w:rFonts w:ascii="Calibri" w:eastAsia="等线" w:hAnsi="Calibri"/>
                  <w:color w:val="000000"/>
                </w:rPr>
                <w:t>2.98</w:t>
              </w:r>
            </w:ins>
          </w:p>
        </w:tc>
        <w:tc>
          <w:tcPr>
            <w:tcW w:w="1115" w:type="dxa"/>
            <w:noWrap/>
            <w:hideMark/>
            <w:tcPrChange w:id="918" w:author="Zhou Arespur" w:date="2022-03-23T16:48:00Z">
              <w:tcPr>
                <w:tcW w:w="1115" w:type="dxa"/>
                <w:noWrap/>
                <w:hideMark/>
              </w:tcPr>
            </w:tcPrChange>
          </w:tcPr>
          <w:p w14:paraId="259078F8"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919" w:author="Zhou Arespur" w:date="2022-03-23T16:48:00Z"/>
                <w:rFonts w:ascii="Calibri" w:eastAsia="等线" w:hAnsi="Calibri"/>
                <w:color w:val="000000"/>
              </w:rPr>
            </w:pPr>
            <w:ins w:id="920" w:author="Zhou Arespur" w:date="2022-03-23T16:48:00Z">
              <w:r w:rsidRPr="00480246">
                <w:rPr>
                  <w:rFonts w:ascii="Calibri" w:eastAsia="等线" w:hAnsi="Calibri"/>
                  <w:color w:val="000000"/>
                </w:rPr>
                <w:t>1.36</w:t>
              </w:r>
            </w:ins>
          </w:p>
        </w:tc>
        <w:tc>
          <w:tcPr>
            <w:tcW w:w="1115" w:type="dxa"/>
            <w:noWrap/>
            <w:hideMark/>
            <w:tcPrChange w:id="921" w:author="Zhou Arespur" w:date="2022-03-23T16:48:00Z">
              <w:tcPr>
                <w:tcW w:w="1115" w:type="dxa"/>
                <w:noWrap/>
                <w:hideMark/>
              </w:tcPr>
            </w:tcPrChange>
          </w:tcPr>
          <w:p w14:paraId="327D933E" w14:textId="77777777" w:rsidR="00480246" w:rsidRPr="00480246" w:rsidRDefault="00480246" w:rsidP="004802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922" w:author="Zhou Arespur" w:date="2022-03-23T16:48:00Z"/>
                <w:rFonts w:ascii="Calibri" w:eastAsia="等线" w:hAnsi="Calibri"/>
                <w:color w:val="000000"/>
              </w:rPr>
            </w:pPr>
            <w:ins w:id="923" w:author="Zhou Arespur" w:date="2022-03-23T16:48:00Z">
              <w:r w:rsidRPr="00480246">
                <w:rPr>
                  <w:rFonts w:ascii="Calibri" w:eastAsia="等线" w:hAnsi="Calibri"/>
                  <w:color w:val="000000"/>
                </w:rPr>
                <w:t>0.09</w:t>
              </w:r>
            </w:ins>
          </w:p>
        </w:tc>
      </w:tr>
    </w:tbl>
    <w:p w14:paraId="001AB34A" w14:textId="77777777" w:rsidR="00480246" w:rsidRPr="00480246" w:rsidRDefault="00480246" w:rsidP="00480246"/>
    <w:p w14:paraId="6B5A88BA" w14:textId="7D0E54B3" w:rsidR="00A13F78" w:rsidRDefault="00007D19" w:rsidP="00694A65">
      <w:pPr>
        <w:pStyle w:val="1"/>
      </w:pPr>
      <w:r>
        <w:t xml:space="preserve">Conclusion </w:t>
      </w:r>
    </w:p>
    <w:p w14:paraId="1DF977A7" w14:textId="0D23E83C" w:rsidR="00A632A1" w:rsidRDefault="00B7267E" w:rsidP="00694A65">
      <w:r>
        <w:t xml:space="preserve">The present study is motivated by the </w:t>
      </w:r>
      <w:r w:rsidR="00A9164D">
        <w:t>insufficient</w:t>
      </w:r>
      <w:r w:rsidR="004F6702">
        <w:t xml:space="preserve"> performance of empirical equation</w:t>
      </w:r>
      <w:r w:rsidR="0046327D">
        <w:t>s</w:t>
      </w:r>
      <w:r w:rsidR="004F6702">
        <w:t xml:space="preserve"> </w:t>
      </w:r>
      <w:r w:rsidR="00C87D9B">
        <w:t xml:space="preserve">of </w:t>
      </w:r>
      <w:r w:rsidR="004F6702">
        <w:t xml:space="preserve">state </w:t>
      </w:r>
      <w:r w:rsidR="0046327D">
        <w:t xml:space="preserve">in the </w:t>
      </w:r>
      <w:r w:rsidR="001C689A">
        <w:t xml:space="preserve">evaluation of </w:t>
      </w:r>
      <w:r w:rsidR="004F6702">
        <w:t>volumetric behaviors and</w:t>
      </w:r>
      <w:r w:rsidR="001C689A">
        <w:t xml:space="preserve"> thermodynamic properties of fluids and fluid mixtures.</w:t>
      </w:r>
      <w:r w:rsidR="004F6702">
        <w:t xml:space="preserve"> </w:t>
      </w:r>
      <w:r w:rsidR="00EE3F53">
        <w:t xml:space="preserve">We </w:t>
      </w:r>
      <w:r w:rsidR="00377AB3">
        <w:t xml:space="preserve">leverage recent advances in the calibration of inexact computer models and </w:t>
      </w:r>
      <w:r w:rsidR="00EE3F53">
        <w:t xml:space="preserve">present </w:t>
      </w:r>
      <w:r w:rsidR="00EE3F53">
        <w:lastRenderedPageBreak/>
        <w:t xml:space="preserve">a novel calibration technique </w:t>
      </w:r>
      <w:r w:rsidR="00261A78">
        <w:t>to</w:t>
      </w:r>
      <w:r w:rsidR="008D1315">
        <w:t xml:space="preserve"> develop </w:t>
      </w:r>
      <w:r w:rsidR="00963022">
        <w:t>semi-parametric alpha functions</w:t>
      </w:r>
      <w:r w:rsidR="00EE3F53">
        <w:t xml:space="preserve"> </w:t>
      </w:r>
      <w:r w:rsidR="00261A78">
        <w:t xml:space="preserve">that configure a modified Peng-Robinson equation of state. </w:t>
      </w:r>
      <w:r w:rsidR="00A632A1">
        <w:t xml:space="preserve">Semi-parametric alpha functions are </w:t>
      </w:r>
      <w:r w:rsidR="004C4BA0">
        <w:t>constructed</w:t>
      </w:r>
      <w:r w:rsidR="00A632A1">
        <w:t xml:space="preserve"> as the sum of a parametric computer model and a statistical correction accounting for model discrepancy. The latter is </w:t>
      </w:r>
      <w:r w:rsidR="005944BD">
        <w:t>important</w:t>
      </w:r>
      <w:r w:rsidR="00A632A1">
        <w:t xml:space="preserve"> to capture the faithful trend of alpha variation under different </w:t>
      </w:r>
      <w:r w:rsidR="005944BD">
        <w:t xml:space="preserve">temperature and pressure </w:t>
      </w:r>
      <w:r w:rsidR="00A632A1">
        <w:t xml:space="preserve">conditions. </w:t>
      </w:r>
      <w:r w:rsidR="004E78B1">
        <w:t xml:space="preserve">Different model forms of the semi-parametric alpha function are explored and compared with empirical Soave and exponential alpha functions. </w:t>
      </w:r>
      <w:r w:rsidR="00A632A1">
        <w:t>The accuracy of semi-parametric alpha functions is examined in detail for the</w:t>
      </w:r>
      <w:r w:rsidR="0046327D">
        <w:t xml:space="preserve"> prediction of the</w:t>
      </w:r>
      <w:r w:rsidR="00A632A1">
        <w:t xml:space="preserve"> density of representative substances, including oxygen, n-</w:t>
      </w:r>
      <w:proofErr w:type="spellStart"/>
      <w:r w:rsidR="00A632A1">
        <w:t>decane</w:t>
      </w:r>
      <w:proofErr w:type="spellEnd"/>
      <w:r w:rsidR="00A632A1">
        <w:t xml:space="preserve">, and carbon dioxide. Results show that the semi-parametric alpha function with two variable parameters </w:t>
      </w:r>
      <w:ins w:id="924" w:author="Zhou Arespur" w:date="2022-03-23T16:30:00Z">
        <w:r w:rsidR="00436DBA">
          <w:t>has an</w:t>
        </w:r>
      </w:ins>
      <w:ins w:id="925" w:author="Zhou Arespur" w:date="2022-03-23T16:31:00Z">
        <w:r w:rsidR="00436DBA">
          <w:t xml:space="preserve"> overall better </w:t>
        </w:r>
      </w:ins>
      <w:ins w:id="926" w:author="Zhou Arespur" w:date="2022-03-23T16:29:00Z">
        <w:r w:rsidR="00436DBA">
          <w:t>perform</w:t>
        </w:r>
      </w:ins>
      <w:ins w:id="927" w:author="Zhou Arespur" w:date="2022-03-23T16:31:00Z">
        <w:r w:rsidR="00436DBA">
          <w:t>ance</w:t>
        </w:r>
      </w:ins>
      <w:ins w:id="928" w:author="Zhou Arespur" w:date="2022-03-23T16:29:00Z">
        <w:r w:rsidR="00436DBA">
          <w:t xml:space="preserve"> </w:t>
        </w:r>
      </w:ins>
      <w:ins w:id="929" w:author="Zhou Arespur" w:date="2022-03-23T16:30:00Z">
        <w:r w:rsidR="00436DBA">
          <w:t xml:space="preserve">than PR </w:t>
        </w:r>
        <w:proofErr w:type="spellStart"/>
        <w:r w:rsidR="00436DBA">
          <w:t>EoS</w:t>
        </w:r>
      </w:ins>
      <w:proofErr w:type="spellEnd"/>
      <w:ins w:id="930" w:author="Zhou Arespur" w:date="2022-03-23T16:31:00Z">
        <w:r w:rsidR="00436DBA">
          <w:t xml:space="preserve"> </w:t>
        </w:r>
      </w:ins>
      <w:r w:rsidR="00A632A1">
        <w:t xml:space="preserve">and </w:t>
      </w:r>
      <w:ins w:id="931" w:author="Zhou Arespur" w:date="2022-03-23T16:31:00Z">
        <w:r w:rsidR="00436DBA">
          <w:t xml:space="preserve">the semi-parametric alpha function with </w:t>
        </w:r>
      </w:ins>
      <w:r w:rsidR="00A632A1">
        <w:t xml:space="preserve">three calibration parameters provides consistently superior performance </w:t>
      </w:r>
      <w:r w:rsidR="0046327D">
        <w:t xml:space="preserve">in the estimation of </w:t>
      </w:r>
      <w:r w:rsidR="00A632A1">
        <w:t xml:space="preserve">density over wide ranges of temperature and pressure at all thermodynamic states. The </w:t>
      </w:r>
      <w:ins w:id="932" w:author="Zhou Arespur" w:date="2022-03-23T16:23:00Z">
        <w:r w:rsidR="00114B98">
          <w:t xml:space="preserve">absolute </w:t>
        </w:r>
      </w:ins>
      <w:r w:rsidR="00A632A1">
        <w:t xml:space="preserve">average relative </w:t>
      </w:r>
      <w:ins w:id="933" w:author="Zhou Arespur" w:date="2022-03-23T16:24:00Z">
        <w:r w:rsidR="00114B98">
          <w:t>deviation</w:t>
        </w:r>
      </w:ins>
      <w:del w:id="934" w:author="Zhou Arespur" w:date="2022-03-23T16:24:00Z">
        <w:r w:rsidR="00A632A1" w:rsidDel="00114B98">
          <w:delText>error</w:delText>
        </w:r>
      </w:del>
      <w:r w:rsidR="00A632A1">
        <w:t xml:space="preserve"> for the studied substances is below </w:t>
      </w:r>
      <w:del w:id="935" w:author="Zhou Arespur" w:date="2022-03-23T16:26:00Z">
        <w:r w:rsidR="00A632A1" w:rsidDel="00114B98">
          <w:delText>0.5</w:delText>
        </w:r>
      </w:del>
      <w:ins w:id="936" w:author="Zhou Arespur" w:date="2022-03-23T16:32:00Z">
        <w:r w:rsidR="00436DBA">
          <w:t>3</w:t>
        </w:r>
      </w:ins>
      <w:r w:rsidR="00A632A1">
        <w:t xml:space="preserve">% </w:t>
      </w:r>
      <w:ins w:id="937" w:author="Zhou Arespur" w:date="2022-03-23T16:32:00Z">
        <w:r w:rsidR="00436DBA">
          <w:t xml:space="preserve">and 1% </w:t>
        </w:r>
      </w:ins>
      <w:r w:rsidR="00A632A1">
        <w:t xml:space="preserve">at </w:t>
      </w:r>
      <w:r w:rsidR="00414238">
        <w:t>different pressures</w:t>
      </w:r>
      <w:ins w:id="938" w:author="Zhou Arespur" w:date="2022-03-23T16:32:00Z">
        <w:r w:rsidR="00436DBA">
          <w:t xml:space="preserve"> respectively</w:t>
        </w:r>
      </w:ins>
      <w:r w:rsidR="00A632A1">
        <w:t xml:space="preserve">. The modified PR </w:t>
      </w:r>
      <w:r w:rsidR="003B7F53">
        <w:t>EOS</w:t>
      </w:r>
      <w:r w:rsidR="00A632A1">
        <w:t xml:space="preserve"> </w:t>
      </w:r>
      <w:r w:rsidR="00414238">
        <w:t>maintain</w:t>
      </w:r>
      <w:r w:rsidR="00FC5F82">
        <w:t>s</w:t>
      </w:r>
      <w:r w:rsidR="00414238">
        <w:t xml:space="preserve"> its simple cubic form</w:t>
      </w:r>
      <w:r w:rsidR="00FC5F82">
        <w:t xml:space="preserve"> and </w:t>
      </w:r>
      <w:r w:rsidR="00A632A1">
        <w:t>can be further implemented to compute other thermodynamic properties</w:t>
      </w:r>
      <w:r w:rsidR="0046327D">
        <w:t xml:space="preserve"> and</w:t>
      </w:r>
      <w:r w:rsidR="00A632A1">
        <w:t xml:space="preserve"> </w:t>
      </w:r>
      <w:r w:rsidR="004E10F3">
        <w:t>study</w:t>
      </w:r>
      <w:r w:rsidR="00A632A1">
        <w:t xml:space="preserve"> phase equilibrium for fluids and fluid mixtures, and </w:t>
      </w:r>
      <w:r w:rsidR="0046327D">
        <w:t xml:space="preserve">it can be </w:t>
      </w:r>
      <w:r w:rsidR="00A632A1">
        <w:t>incorporate</w:t>
      </w:r>
      <w:r w:rsidR="0046327D">
        <w:t>d</w:t>
      </w:r>
      <w:r w:rsidR="00A632A1">
        <w:t xml:space="preserve"> into large-scale </w:t>
      </w:r>
      <w:proofErr w:type="spellStart"/>
      <w:r w:rsidR="00A632A1">
        <w:t>multiphysics</w:t>
      </w:r>
      <w:proofErr w:type="spellEnd"/>
      <w:r w:rsidR="00A632A1">
        <w:t xml:space="preserve"> simulations where non-ideal gas behavior occurs.  </w:t>
      </w:r>
    </w:p>
    <w:p w14:paraId="29D45429" w14:textId="066FF3A6" w:rsidR="00007D19" w:rsidRPr="00007D19" w:rsidRDefault="00007D19" w:rsidP="00694A65"/>
    <w:p w14:paraId="5C60E3FA" w14:textId="11C31B4A" w:rsidR="00321952" w:rsidRDefault="00321952" w:rsidP="00694A65">
      <w:r>
        <w:br w:type="page"/>
      </w:r>
    </w:p>
    <w:p w14:paraId="04FAAF04" w14:textId="77777777" w:rsidR="00986B4F" w:rsidRDefault="00986B4F" w:rsidP="00694A65"/>
    <w:p w14:paraId="199C512E" w14:textId="5EBB7248" w:rsidR="00836A53" w:rsidRDefault="00836A53" w:rsidP="00694A65">
      <w:pPr>
        <w:pStyle w:val="1"/>
      </w:pPr>
      <w:r>
        <w:t>References</w:t>
      </w:r>
    </w:p>
    <w:p w14:paraId="652E1170" w14:textId="77777777" w:rsidR="00B1335F" w:rsidRPr="00E91ADF" w:rsidRDefault="00836A53" w:rsidP="00B1335F">
      <w:pPr>
        <w:pStyle w:val="EndNoteBibliography"/>
        <w:ind w:left="720" w:hanging="720"/>
        <w:rPr>
          <w:rFonts w:ascii="Times New Roman" w:hAnsi="Times New Roman" w:cs="Times New Roman"/>
          <w:noProof/>
        </w:rPr>
      </w:pPr>
      <w:r w:rsidRPr="00E91ADF">
        <w:rPr>
          <w:rFonts w:ascii="Times New Roman" w:hAnsi="Times New Roman" w:cs="Times New Roman"/>
        </w:rPr>
        <w:fldChar w:fldCharType="begin"/>
      </w:r>
      <w:r w:rsidRPr="00E91ADF">
        <w:rPr>
          <w:rFonts w:ascii="Times New Roman" w:hAnsi="Times New Roman" w:cs="Times New Roman"/>
        </w:rPr>
        <w:instrText xml:space="preserve"> ADDIN EN.REFLIST </w:instrText>
      </w:r>
      <w:r w:rsidRPr="00E91ADF">
        <w:rPr>
          <w:rFonts w:ascii="Times New Roman" w:hAnsi="Times New Roman" w:cs="Times New Roman"/>
        </w:rPr>
        <w:fldChar w:fldCharType="separate"/>
      </w:r>
      <w:r w:rsidR="00B1335F" w:rsidRPr="00E91ADF">
        <w:rPr>
          <w:rFonts w:ascii="Times New Roman" w:hAnsi="Times New Roman" w:cs="Times New Roman"/>
          <w:noProof/>
        </w:rPr>
        <w:t>[1]  Oefelein, J.C. and V. Yang, “Modeling high-pressure mixing and combustion processes in liquid rocket engines</w:t>
      </w:r>
      <w:r w:rsidR="00B1335F" w:rsidRPr="00E91ADF">
        <w:rPr>
          <w:rFonts w:ascii="Times New Roman" w:hAnsi="Times New Roman" w:cs="Times New Roman"/>
          <w:i/>
          <w:noProof/>
        </w:rPr>
        <w:t>,</w:t>
      </w:r>
      <w:r w:rsidR="00B1335F" w:rsidRPr="00E91ADF">
        <w:rPr>
          <w:rFonts w:ascii="Times New Roman" w:hAnsi="Times New Roman" w:cs="Times New Roman"/>
          <w:noProof/>
        </w:rPr>
        <w:t xml:space="preserve">” </w:t>
      </w:r>
      <w:r w:rsidR="00B1335F" w:rsidRPr="00E91ADF">
        <w:rPr>
          <w:rFonts w:ascii="Times New Roman" w:hAnsi="Times New Roman" w:cs="Times New Roman"/>
          <w:i/>
          <w:noProof/>
        </w:rPr>
        <w:t>Journal of Propulsion and Power</w:t>
      </w:r>
      <w:r w:rsidR="00B1335F" w:rsidRPr="00E91ADF">
        <w:rPr>
          <w:rFonts w:ascii="Times New Roman" w:hAnsi="Times New Roman" w:cs="Times New Roman"/>
          <w:noProof/>
        </w:rPr>
        <w:t>, Vol. 14, No. 5, 1998, pp. 843-857.</w:t>
      </w:r>
    </w:p>
    <w:p w14:paraId="5682CBB2"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  Meng, H. and V. Yang, “A unified treatment of general fluid thermodynamics and its application to a preconditioning scheme</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Journal of Computational Physics</w:t>
      </w:r>
      <w:r w:rsidRPr="00E91ADF">
        <w:rPr>
          <w:rFonts w:ascii="Times New Roman" w:hAnsi="Times New Roman" w:cs="Times New Roman"/>
          <w:noProof/>
        </w:rPr>
        <w:t>, Vol. 189, No. 1, 2003, pp. 277-304.</w:t>
      </w:r>
    </w:p>
    <w:p w14:paraId="47C0E163"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  Oefelein, J.C., “Large eddy simulation of turbulent combustion processes in propulsion and power systems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Progress in Aerospace Sciences</w:t>
      </w:r>
      <w:r w:rsidRPr="00E91ADF">
        <w:rPr>
          <w:rFonts w:ascii="Times New Roman" w:hAnsi="Times New Roman" w:cs="Times New Roman"/>
          <w:noProof/>
        </w:rPr>
        <w:t>, Vol. 42, No. 1, 2006, pp. 2-37.</w:t>
      </w:r>
    </w:p>
    <w:p w14:paraId="64D71B0B"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[4]  Wang, X., H. Huo, U. Unnikrishnan, and V. Yang, “A systematic approach to high-fidelity modeling and efficient simulation of supercritical fluid mixing and combustion</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Combustion and Flame</w:t>
      </w:r>
      <w:r w:rsidRPr="00E91ADF">
        <w:rPr>
          <w:rFonts w:ascii="Times New Roman" w:hAnsi="Times New Roman" w:cs="Times New Roman"/>
          <w:noProof/>
        </w:rPr>
        <w:t>, Vol. 195, No., 2018, pp. 203-215.</w:t>
      </w:r>
    </w:p>
    <w:p w14:paraId="39AD9BEE"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[5]  Wei, Y.S. and R.J. Sadus, “Equations of state for the calculation of fluid‐phase equilibria</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AIChE Journal</w:t>
      </w:r>
      <w:r w:rsidRPr="00E91ADF">
        <w:rPr>
          <w:rFonts w:ascii="Times New Roman" w:hAnsi="Times New Roman" w:cs="Times New Roman"/>
          <w:noProof/>
        </w:rPr>
        <w:t>, Vol. 46, No. 1, 2000, pp. 169-196.</w:t>
      </w:r>
    </w:p>
    <w:p w14:paraId="1691958B"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[6]  Valderrama, J.O., “The state of the cubic equations of state</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Industrial &amp; engineering chemistry research</w:t>
      </w:r>
      <w:r w:rsidRPr="00E91ADF">
        <w:rPr>
          <w:rFonts w:ascii="Times New Roman" w:hAnsi="Times New Roman" w:cs="Times New Roman"/>
          <w:noProof/>
        </w:rPr>
        <w:t>, Vol. 42, No. 8, 2003, pp. 1603-1618.</w:t>
      </w:r>
    </w:p>
    <w:p w14:paraId="4FBEBE5C"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[7]  Lopez-Echeverry, J.S., S. Reif-Acherman, and E. Araujo-Lopez, “Peng-Robinson equation of state: 40 years through cubics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447, No., 2017, pp. 39-71.</w:t>
      </w:r>
    </w:p>
    <w:p w14:paraId="0768FF91"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[8]  Soave, G., “Equilibrium constants from a modified Redlich-Kwong equation of state</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Chemical engineering science</w:t>
      </w:r>
      <w:r w:rsidRPr="00E91ADF">
        <w:rPr>
          <w:rFonts w:ascii="Times New Roman" w:hAnsi="Times New Roman" w:cs="Times New Roman"/>
          <w:noProof/>
        </w:rPr>
        <w:t>, Vol. 27, No. 6, 1972, pp. 1197-1203.</w:t>
      </w:r>
    </w:p>
    <w:p w14:paraId="4CFF58D5"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[9]  Peng, D.-Y. and D.B. Robinson, “</w:t>
      </w:r>
      <w:bookmarkStart w:id="939" w:name="OLE_LINK1"/>
      <w:r w:rsidRPr="00E91ADF">
        <w:rPr>
          <w:rFonts w:ascii="Times New Roman" w:hAnsi="Times New Roman" w:cs="Times New Roman"/>
          <w:noProof/>
        </w:rPr>
        <w:t>A new two-constant equation of state</w:t>
      </w:r>
      <w:bookmarkEnd w:id="939"/>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Industrial &amp; Engineering Chemistry Fundamentals</w:t>
      </w:r>
      <w:r w:rsidRPr="00E91ADF">
        <w:rPr>
          <w:rFonts w:ascii="Times New Roman" w:hAnsi="Times New Roman" w:cs="Times New Roman"/>
          <w:noProof/>
        </w:rPr>
        <w:t>, Vol. 15, No. 1, 1976, pp. 59-64.</w:t>
      </w:r>
    </w:p>
    <w:p w14:paraId="42F35D85"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[10]  Wang, X. and V. Yang, “Supercritical mixing and combustion of liquid-oxygen/kerosene bi-swirl injectors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Journal of Propulsion and Power</w:t>
      </w:r>
      <w:r w:rsidRPr="00E91ADF">
        <w:rPr>
          <w:rFonts w:ascii="Times New Roman" w:hAnsi="Times New Roman" w:cs="Times New Roman"/>
          <w:noProof/>
        </w:rPr>
        <w:t>, Vol. 33, No. 2, 2017, pp. 316-322.</w:t>
      </w:r>
    </w:p>
    <w:p w14:paraId="163F9FE1"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[11]  Wang, X., Y. Li, Y. Wang, and V. Yang, “Near-field flame dynamics of liquid oxygen/kerosene bi-swirl injectors at supercritical conditions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Combustion and Flame</w:t>
      </w:r>
      <w:r w:rsidRPr="00E91ADF">
        <w:rPr>
          <w:rFonts w:ascii="Times New Roman" w:hAnsi="Times New Roman" w:cs="Times New Roman"/>
          <w:noProof/>
        </w:rPr>
        <w:t>, Vol. 190, No., 2018, pp. 1-11.</w:t>
      </w:r>
    </w:p>
    <w:p w14:paraId="17D79AE2"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 xml:space="preserve">[12]  Poling, B.E., J.M. Prausnitz, and J.P. O'connell, </w:t>
      </w:r>
      <w:r w:rsidRPr="00E91ADF">
        <w:rPr>
          <w:rFonts w:ascii="Times New Roman" w:hAnsi="Times New Roman" w:cs="Times New Roman"/>
          <w:i/>
          <w:noProof/>
        </w:rPr>
        <w:t>The properties of gases and liquids</w:t>
      </w:r>
      <w:r w:rsidRPr="00E91ADF">
        <w:rPr>
          <w:rFonts w:ascii="Times New Roman" w:hAnsi="Times New Roman" w:cs="Times New Roman"/>
          <w:noProof/>
        </w:rPr>
        <w:t>. Vol. 5. 2001: Mcgraw-hill New York.</w:t>
      </w:r>
    </w:p>
    <w:p w14:paraId="31D23C51"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[13]  Lemmon, E.W., M.L. Huber, and M.O. McLinden, “REFPROP: Reference fluid thermodynamic and transport properties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NIST standard reference database</w:t>
      </w:r>
      <w:r w:rsidRPr="00E91ADF">
        <w:rPr>
          <w:rFonts w:ascii="Times New Roman" w:hAnsi="Times New Roman" w:cs="Times New Roman"/>
          <w:noProof/>
        </w:rPr>
        <w:t>, Vol. 23, No. 8.0, 2007.</w:t>
      </w:r>
    </w:p>
    <w:p w14:paraId="39073710"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[14]  Péneloux, A., E. Rauzy, and R. Fréze, “A consistent correction for Redlich-Kwong-Soave volumes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8, No. 1, 1982, pp. 7-23.</w:t>
      </w:r>
    </w:p>
    <w:p w14:paraId="1E951704"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[15]  Cismondi, M. and J. Mollerup, “Development and application of a three-parameter RK–PR equation of state</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232, No. 1-2, 2005, pp. 74-89.</w:t>
      </w:r>
    </w:p>
    <w:p w14:paraId="28B2CBFA"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[16]  Ghoderao, P.N.P., V.H. Dalvi, and M. Narayan, “A four-parameter cubic equation of state for pure compounds and mixtures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Chemical Engineering Science</w:t>
      </w:r>
      <w:r w:rsidRPr="00E91ADF">
        <w:rPr>
          <w:rFonts w:ascii="Times New Roman" w:hAnsi="Times New Roman" w:cs="Times New Roman"/>
          <w:noProof/>
        </w:rPr>
        <w:t>, Vol. 190, No., 2018, pp. 173-189.</w:t>
      </w:r>
    </w:p>
    <w:p w14:paraId="53BED5A4"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[17]  Mathias, P.M. and T.W. Copeman, “Extension of the Peng-Robinson equation of state to complex mixtures: Evaluation of the various forms of the local composition concept</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13, No., 1983, pp. 91-108.</w:t>
      </w:r>
    </w:p>
    <w:p w14:paraId="6164E02F"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lastRenderedPageBreak/>
        <w:t>[18]  Stryjek, R. and J. Vera, “PRSV2: a cubic equation of state for accurate vapor—liquid equilibria calculations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The Canadian Journal of Chemical Engineering</w:t>
      </w:r>
      <w:r w:rsidRPr="00E91ADF">
        <w:rPr>
          <w:rFonts w:ascii="Times New Roman" w:hAnsi="Times New Roman" w:cs="Times New Roman"/>
          <w:noProof/>
        </w:rPr>
        <w:t>, Vol. 64, No. 5, 1986, pp. 820-826.</w:t>
      </w:r>
    </w:p>
    <w:p w14:paraId="2B879934"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[19]  Gasem, K.A.M., W. Gao, Z. Pan, and R.L. Robinson, “A modified temperature dependence for the Peng–Robinson equation of state</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181, No. 1, 2001, pp. 113-125.</w:t>
      </w:r>
    </w:p>
    <w:p w14:paraId="5172F461"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[20]  Haghtalab, A., M.J. Kamali, S.H. Mazloumi, and P. Mahmoodi, “A new three-parameter cubic equation of state for calculation physical properties and vapor–liquid equilibria</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293, No. 2, 2010, pp. 209-218.</w:t>
      </w:r>
    </w:p>
    <w:p w14:paraId="1409D3DF"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[21]  Joshipura, M., S. Dabke, and N. Subrahmanyam, “Development and comparison of cohesion function relationship for PR equation of state</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Int. J. Chem. Eng. Res</w:t>
      </w:r>
      <w:r w:rsidRPr="00E91ADF">
        <w:rPr>
          <w:rFonts w:ascii="Times New Roman" w:hAnsi="Times New Roman" w:cs="Times New Roman"/>
          <w:noProof/>
        </w:rPr>
        <w:t>, Vol. 1, No. 2, 2009, pp. 123-134.</w:t>
      </w:r>
    </w:p>
    <w:p w14:paraId="3FDD1B09"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[22]  Twu, C.H., J.E. Coon, and J.R. Cunningham, “A new generalized alpha function for a cubic equation of state Part 1. Peng-Robinson equation</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105, No. 1, 1995, pp. 49-59.</w:t>
      </w:r>
    </w:p>
    <w:p w14:paraId="57AFD1BF"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[23]  Forero G, L.A. and J.A. Velásquez J, “The Patel–Teja and the Peng–Robinson EoSs performance when Soave alpha function is replaced by an exponential function</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Fluid phase equilibria</w:t>
      </w:r>
      <w:r w:rsidRPr="00E91ADF">
        <w:rPr>
          <w:rFonts w:ascii="Times New Roman" w:hAnsi="Times New Roman" w:cs="Times New Roman"/>
          <w:noProof/>
        </w:rPr>
        <w:t>, Vol. 332, No., 2012, pp. 55-76.</w:t>
      </w:r>
    </w:p>
    <w:p w14:paraId="486F01D2"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[24]  Forero G, L.A. and J.A. Velásquez J, “A modified Patel–Teja cubic equation of state: Part I – Generalized model for gases and hydrocarbons</w:t>
      </w:r>
      <w:r w:rsidRPr="00E91ADF">
        <w:rPr>
          <w:rFonts w:ascii="Times New Roman" w:hAnsi="Times New Roman" w:cs="Times New Roman"/>
          <w:i/>
          <w:noProof/>
        </w:rPr>
        <w:t>,</w:t>
      </w:r>
      <w:r w:rsidRPr="00E91ADF">
        <w:rPr>
          <w:rFonts w:ascii="Times New Roman" w:hAnsi="Times New Roman" w:cs="Times New Roman"/>
          <w:noProof/>
        </w:rPr>
        <w:t>” 342, No., 2013, pp. 8-22.</w:t>
      </w:r>
    </w:p>
    <w:p w14:paraId="76F62AC4"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[25]  Kennedy, M.C. and A. O'Hagan, “Bayesian calibration of computer models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Journal of the Royal Statistical Society: Series B (Statistical Methodology)</w:t>
      </w:r>
      <w:r w:rsidRPr="00E91ADF">
        <w:rPr>
          <w:rFonts w:ascii="Times New Roman" w:hAnsi="Times New Roman" w:cs="Times New Roman"/>
          <w:noProof/>
        </w:rPr>
        <w:t>, Vol. 63, No. 3, 2001, pp. 425-464.</w:t>
      </w:r>
    </w:p>
    <w:p w14:paraId="3F3CD502"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[26]  Tuo, R. and C.J. Wu, “Efficient calibration for imperfect computer models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The Annals of Statistics</w:t>
      </w:r>
      <w:r w:rsidRPr="00E91ADF">
        <w:rPr>
          <w:rFonts w:ascii="Times New Roman" w:hAnsi="Times New Roman" w:cs="Times New Roman"/>
          <w:noProof/>
        </w:rPr>
        <w:t>, Vol. 43, No. 6, 2015, pp. 2331-2352.</w:t>
      </w:r>
    </w:p>
    <w:p w14:paraId="4EBD3116"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[27]  Plumlee, M., “Bayesian calibration of inexact computer models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Journal of the American Statistical Association</w:t>
      </w:r>
      <w:r w:rsidRPr="00E91ADF">
        <w:rPr>
          <w:rFonts w:ascii="Times New Roman" w:hAnsi="Times New Roman" w:cs="Times New Roman"/>
          <w:noProof/>
        </w:rPr>
        <w:t>, Vol. 112, No. 519, 2017, pp. 1274-1285.</w:t>
      </w:r>
    </w:p>
    <w:p w14:paraId="4C8951DD"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[28]  Sacks, J., W.J. Welch, T.J. Mitchell, and H.P. Wynn, “Design and analysis of computer experiments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Statistical Science</w:t>
      </w:r>
      <w:r w:rsidRPr="00E91ADF">
        <w:rPr>
          <w:rFonts w:ascii="Times New Roman" w:hAnsi="Times New Roman" w:cs="Times New Roman"/>
          <w:noProof/>
        </w:rPr>
        <w:t>, Vol. 4, No. 4, 1989, pp. 409-423.</w:t>
      </w:r>
    </w:p>
    <w:p w14:paraId="3626A34E"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[29]  Bayarri, M.J., J.O. Berger, R. Paulo, J. Sacks, J.A. Cafeo, J. Cavendish, C.-H. Lin, and J. Tu, “A Framework for Validation of Computer Models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Technometrics</w:t>
      </w:r>
      <w:r w:rsidRPr="00E91ADF">
        <w:rPr>
          <w:rFonts w:ascii="Times New Roman" w:hAnsi="Times New Roman" w:cs="Times New Roman"/>
          <w:noProof/>
        </w:rPr>
        <w:t>, Vol. 49, No. 2, 2007, pp. 138-154.</w:t>
      </w:r>
    </w:p>
    <w:p w14:paraId="57B44030"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[30]  Farah, M., P. Birrell, S. Conti, and D.D. Angelis, “Bayesian emulation and calibration of a dynamic epidemic model for A/H1N1 influenza</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Journal of the American Statistical Association</w:t>
      </w:r>
      <w:r w:rsidRPr="00E91ADF">
        <w:rPr>
          <w:rFonts w:ascii="Times New Roman" w:hAnsi="Times New Roman" w:cs="Times New Roman"/>
          <w:noProof/>
        </w:rPr>
        <w:t>, Vol. 109, No. 508, 2014, pp. 1398-1411.</w:t>
      </w:r>
    </w:p>
    <w:p w14:paraId="46A0BFEE"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[31]  Higdon, D., M. Kennedy, J.C. Cavendish, J.A. Cafeo, and R.D. Ryne, “Combining field data and computer simulations for calibration and prediction</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SIAM Journal on Scientific Computing</w:t>
      </w:r>
      <w:r w:rsidRPr="00E91ADF">
        <w:rPr>
          <w:rFonts w:ascii="Times New Roman" w:hAnsi="Times New Roman" w:cs="Times New Roman"/>
          <w:noProof/>
        </w:rPr>
        <w:t>, Vol. 26, No. 2, 2004, pp. 448-466.</w:t>
      </w:r>
    </w:p>
    <w:p w14:paraId="2C7EEEC3"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[32]  Higdon, D., J. Gattiker, B. Williams, and M. Rightley, “Computer model calibration using high-dimensional output</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Journal of the American Statistical Association</w:t>
      </w:r>
      <w:r w:rsidRPr="00E91ADF">
        <w:rPr>
          <w:rFonts w:ascii="Times New Roman" w:hAnsi="Times New Roman" w:cs="Times New Roman"/>
          <w:noProof/>
        </w:rPr>
        <w:t>, Vol. 103, No. 482, 2008, pp. 570-583.</w:t>
      </w:r>
    </w:p>
    <w:p w14:paraId="715C69A0"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[33]  Gramacy, R.B., D. Bingham, J.P. Holloway, M.J. Grosskopf, C.C. Kuranz, E. Rutter, M. Trantham, and R.P. Drake, “Calibrating a large computer experiment simulating radiative shock hydrodynamics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The Annals of Applied Statistics</w:t>
      </w:r>
      <w:r w:rsidRPr="00E91ADF">
        <w:rPr>
          <w:rFonts w:ascii="Times New Roman" w:hAnsi="Times New Roman" w:cs="Times New Roman"/>
          <w:noProof/>
        </w:rPr>
        <w:t>, Vol. 9, No. 3, 2015, pp. 1141-1168.</w:t>
      </w:r>
    </w:p>
    <w:p w14:paraId="6148F721"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lastRenderedPageBreak/>
        <w:t>[34]  Patel, N.C. and A.S. Teja, “A new cubic equation of state for fluids and fluid mixtures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Chemical Engineering Science</w:t>
      </w:r>
      <w:r w:rsidRPr="00E91ADF">
        <w:rPr>
          <w:rFonts w:ascii="Times New Roman" w:hAnsi="Times New Roman" w:cs="Times New Roman"/>
          <w:noProof/>
        </w:rPr>
        <w:t>, Vol. 37, No. 3, 1982, pp. 463-473.</w:t>
      </w:r>
    </w:p>
    <w:p w14:paraId="1E462857"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[35]  Ghoderao, P.N.P., V.H. Dalvi, and M. Narayan, “A five-parameter cubic equation of state for pure fluids and mixtures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Chemical Engineering Science: X</w:t>
      </w:r>
      <w:r w:rsidRPr="00E91ADF">
        <w:rPr>
          <w:rFonts w:ascii="Times New Roman" w:hAnsi="Times New Roman" w:cs="Times New Roman"/>
          <w:noProof/>
        </w:rPr>
        <w:t>, Vol. 3, No., 2019, pp. 100026.</w:t>
      </w:r>
    </w:p>
    <w:p w14:paraId="3511F544"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[36]  Caflisch, R.E., “Monte carlo and quasi-monte carlo methods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Acta numerica</w:t>
      </w:r>
      <w:r w:rsidRPr="00E91ADF">
        <w:rPr>
          <w:rFonts w:ascii="Times New Roman" w:hAnsi="Times New Roman" w:cs="Times New Roman"/>
          <w:noProof/>
        </w:rPr>
        <w:t>, Vol. 1998, No., 1998, pp. 1-49.</w:t>
      </w:r>
    </w:p>
    <w:p w14:paraId="16F0B9EB"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 xml:space="preserve">[37]  Gramacy, R.B., </w:t>
      </w:r>
      <w:r w:rsidRPr="00E91ADF">
        <w:rPr>
          <w:rFonts w:ascii="Times New Roman" w:hAnsi="Times New Roman" w:cs="Times New Roman"/>
          <w:i/>
          <w:noProof/>
        </w:rPr>
        <w:t>Surrogates: Gaussian Process Modeling, Design, and Optimization for the Applied Sciences</w:t>
      </w:r>
      <w:r w:rsidRPr="00E91ADF">
        <w:rPr>
          <w:rFonts w:ascii="Times New Roman" w:hAnsi="Times New Roman" w:cs="Times New Roman"/>
          <w:noProof/>
        </w:rPr>
        <w:t>. 2020: CRC Press.</w:t>
      </w:r>
    </w:p>
    <w:p w14:paraId="3A76D948"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[38]  Byrd, R.H., P. Lu, J. Nocedal, and C. Zhu, “A limited memory algorithm for bound constrained optimization</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SIAM Journal on scientific computing</w:t>
      </w:r>
      <w:r w:rsidRPr="00E91ADF">
        <w:rPr>
          <w:rFonts w:ascii="Times New Roman" w:hAnsi="Times New Roman" w:cs="Times New Roman"/>
          <w:noProof/>
        </w:rPr>
        <w:t>, Vol. 16, No. 5, 1995, pp. 1190-1208.</w:t>
      </w:r>
    </w:p>
    <w:p w14:paraId="6DEBC91E" w14:textId="77777777" w:rsidR="00B1335F" w:rsidRPr="00E91ADF" w:rsidRDefault="00B1335F" w:rsidP="00B1335F">
      <w:pPr>
        <w:pStyle w:val="EndNoteBibliography"/>
        <w:ind w:left="720" w:hanging="720"/>
        <w:rPr>
          <w:rFonts w:ascii="Times New Roman" w:hAnsi="Times New Roman" w:cs="Times New Roman"/>
          <w:noProof/>
        </w:rPr>
      </w:pPr>
      <w:r w:rsidRPr="00E91ADF">
        <w:rPr>
          <w:rFonts w:ascii="Times New Roman" w:hAnsi="Times New Roman" w:cs="Times New Roman"/>
          <w:noProof/>
        </w:rPr>
        <w:t>[39]  Wang, X., H. Huo, Y. Wang, and V. Yang, “Comprehensive study of cryogenic fluid dynamics of swirl injectors at supercritical conditions</w:t>
      </w:r>
      <w:r w:rsidRPr="00E91ADF">
        <w:rPr>
          <w:rFonts w:ascii="Times New Roman" w:hAnsi="Times New Roman" w:cs="Times New Roman"/>
          <w:i/>
          <w:noProof/>
        </w:rPr>
        <w:t>,</w:t>
      </w:r>
      <w:r w:rsidRPr="00E91ADF">
        <w:rPr>
          <w:rFonts w:ascii="Times New Roman" w:hAnsi="Times New Roman" w:cs="Times New Roman"/>
          <w:noProof/>
        </w:rPr>
        <w:t xml:space="preserve">” </w:t>
      </w:r>
      <w:r w:rsidRPr="00E91ADF">
        <w:rPr>
          <w:rFonts w:ascii="Times New Roman" w:hAnsi="Times New Roman" w:cs="Times New Roman"/>
          <w:i/>
          <w:noProof/>
        </w:rPr>
        <w:t>AIAA Journal</w:t>
      </w:r>
      <w:r w:rsidRPr="00E91ADF">
        <w:rPr>
          <w:rFonts w:ascii="Times New Roman" w:hAnsi="Times New Roman" w:cs="Times New Roman"/>
          <w:noProof/>
        </w:rPr>
        <w:t>, Vol. 55, No. 9, 2017, pp. 3109-3119.</w:t>
      </w:r>
    </w:p>
    <w:p w14:paraId="506BB81E" w14:textId="414F349D" w:rsidR="00673D40" w:rsidRPr="00673D40" w:rsidRDefault="00836A53" w:rsidP="00673D40">
      <w:pPr>
        <w:rPr>
          <w:rFonts w:cs="Times New Roman"/>
          <w:rPrChange w:id="940" w:author="Zhou Arespur" w:date="2022-03-22T12:12:00Z">
            <w:rPr>
              <w:rFonts w:cs="Times New Roman"/>
              <w:sz w:val="28"/>
              <w:szCs w:val="28"/>
            </w:rPr>
          </w:rPrChange>
        </w:rPr>
      </w:pPr>
      <w:r w:rsidRPr="00E91ADF">
        <w:rPr>
          <w:rFonts w:cs="Times New Roman"/>
        </w:rPr>
        <w:fldChar w:fldCharType="end"/>
      </w:r>
    </w:p>
    <w:sectPr w:rsidR="00673D40" w:rsidRPr="00673D40" w:rsidSect="00300CF9">
      <w:footerReference w:type="even" r:id="rId34"/>
      <w:footerReference w:type="default" r:id="rId35"/>
      <w:footerReference w:type="first" r:id="rId36"/>
      <w:pgSz w:w="12240" w:h="15840"/>
      <w:pgMar w:top="1440" w:right="1440" w:bottom="1440" w:left="1440" w:header="72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94A7F" w14:textId="77777777" w:rsidR="007D2C74" w:rsidRDefault="007D2C74" w:rsidP="00694A65">
      <w:r>
        <w:separator/>
      </w:r>
    </w:p>
  </w:endnote>
  <w:endnote w:type="continuationSeparator" w:id="0">
    <w:p w14:paraId="21033FBD" w14:textId="77777777" w:rsidR="007D2C74" w:rsidRDefault="007D2C74" w:rsidP="00694A65">
      <w:r>
        <w:continuationSeparator/>
      </w:r>
    </w:p>
  </w:endnote>
  <w:endnote w:type="continuationNotice" w:id="1">
    <w:p w14:paraId="6217D372" w14:textId="77777777" w:rsidR="007D2C74" w:rsidRDefault="007D2C74" w:rsidP="00694A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2034099955"/>
      <w:docPartObj>
        <w:docPartGallery w:val="Page Numbers (Bottom of Page)"/>
        <w:docPartUnique/>
      </w:docPartObj>
    </w:sdtPr>
    <w:sdtEndPr>
      <w:rPr>
        <w:rStyle w:val="afa"/>
      </w:rPr>
    </w:sdtEndPr>
    <w:sdtContent>
      <w:p w14:paraId="66EFF046" w14:textId="70AD4C9F" w:rsidR="00110B73" w:rsidRDefault="00110B73" w:rsidP="00694A65">
        <w:pPr>
          <w:pStyle w:val="ac"/>
          <w:rPr>
            <w:rStyle w:val="afa"/>
          </w:rPr>
        </w:pPr>
        <w:r>
          <w:rPr>
            <w:rStyle w:val="afa"/>
          </w:rPr>
          <w:fldChar w:fldCharType="begin"/>
        </w:r>
        <w:r>
          <w:rPr>
            <w:rStyle w:val="afa"/>
          </w:rPr>
          <w:instrText xml:space="preserve"> PAGE </w:instrText>
        </w:r>
        <w:r>
          <w:rPr>
            <w:rStyle w:val="afa"/>
          </w:rPr>
          <w:fldChar w:fldCharType="end"/>
        </w:r>
      </w:p>
    </w:sdtContent>
  </w:sdt>
  <w:p w14:paraId="7EC44E42" w14:textId="77777777" w:rsidR="00110B73" w:rsidRDefault="00110B73" w:rsidP="00694A65">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1813594602"/>
      <w:docPartObj>
        <w:docPartGallery w:val="Page Numbers (Bottom of Page)"/>
        <w:docPartUnique/>
      </w:docPartObj>
    </w:sdtPr>
    <w:sdtEndPr>
      <w:rPr>
        <w:rStyle w:val="afa"/>
      </w:rPr>
    </w:sdtEndPr>
    <w:sdtContent>
      <w:p w14:paraId="328EC653" w14:textId="418A647A" w:rsidR="00110B73" w:rsidRDefault="00110B73" w:rsidP="00694A65">
        <w:pPr>
          <w:pStyle w:val="ac"/>
          <w:rPr>
            <w:rStyle w:val="afa"/>
          </w:rPr>
        </w:pPr>
        <w:r>
          <w:rPr>
            <w:rStyle w:val="afa"/>
          </w:rPr>
          <w:fldChar w:fldCharType="begin"/>
        </w:r>
        <w:r>
          <w:rPr>
            <w:rStyle w:val="afa"/>
          </w:rPr>
          <w:instrText xml:space="preserve"> PAGE </w:instrText>
        </w:r>
        <w:r>
          <w:rPr>
            <w:rStyle w:val="afa"/>
          </w:rPr>
          <w:fldChar w:fldCharType="separate"/>
        </w:r>
        <w:r>
          <w:rPr>
            <w:rStyle w:val="afa"/>
            <w:noProof/>
          </w:rPr>
          <w:t>1</w:t>
        </w:r>
        <w:r>
          <w:rPr>
            <w:rStyle w:val="afa"/>
          </w:rPr>
          <w:fldChar w:fldCharType="end"/>
        </w:r>
      </w:p>
    </w:sdtContent>
  </w:sdt>
  <w:p w14:paraId="005B43CE" w14:textId="77777777" w:rsidR="00110B73" w:rsidRDefault="00110B73" w:rsidP="00694A65">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3E1F" w14:textId="1F11BDB2" w:rsidR="007A317A" w:rsidRDefault="007A317A" w:rsidP="00694A65">
    <w:pPr>
      <w:pStyle w:val="ac"/>
      <w:rPr>
        <w:rStyle w:val="afa"/>
        <w:vertAlign w:val="superscript"/>
      </w:rPr>
    </w:pPr>
    <w:r>
      <w:rPr>
        <w:rStyle w:val="afa"/>
        <w:vertAlign w:val="superscript"/>
      </w:rPr>
      <w:t>____________________________________________</w:t>
    </w:r>
  </w:p>
  <w:p w14:paraId="1874FFB1" w14:textId="131F2384" w:rsidR="00110B73" w:rsidRDefault="0047640F" w:rsidP="00694A65">
    <w:pPr>
      <w:pStyle w:val="ac"/>
    </w:pPr>
    <w:r w:rsidRPr="007A317A">
      <w:rPr>
        <w:rStyle w:val="afa"/>
        <w:vertAlign w:val="superscript"/>
      </w:rPr>
      <w:t>*</w:t>
    </w:r>
    <w:proofErr w:type="gramStart"/>
    <w:r>
      <w:rPr>
        <w:rStyle w:val="afa"/>
      </w:rPr>
      <w:t>corresponding</w:t>
    </w:r>
    <w:proofErr w:type="gramEnd"/>
    <w:r>
      <w:rPr>
        <w:rStyle w:val="afa"/>
      </w:rPr>
      <w:t xml:space="preserve"> author</w:t>
    </w:r>
    <w:r w:rsidR="007A317A">
      <w:rPr>
        <w:rStyle w:val="afa"/>
      </w:rPr>
      <w:t xml:space="preserve"> (</w:t>
    </w:r>
    <w:hyperlink r:id="rId1" w:history="1">
      <w:r w:rsidR="007A317A" w:rsidRPr="00812418">
        <w:rPr>
          <w:rStyle w:val="afb"/>
        </w:rPr>
        <w:t>wangx@fit.edu</w:t>
      </w:r>
    </w:hyperlink>
    <w:r w:rsidR="007A317A">
      <w:rPr>
        <w:rStyle w:val="af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63425" w14:textId="77777777" w:rsidR="007D2C74" w:rsidRDefault="007D2C74" w:rsidP="00694A65">
      <w:r>
        <w:separator/>
      </w:r>
    </w:p>
  </w:footnote>
  <w:footnote w:type="continuationSeparator" w:id="0">
    <w:p w14:paraId="3B7D01AD" w14:textId="77777777" w:rsidR="007D2C74" w:rsidRDefault="007D2C74" w:rsidP="00694A65">
      <w:r>
        <w:continuationSeparator/>
      </w:r>
    </w:p>
  </w:footnote>
  <w:footnote w:type="continuationNotice" w:id="1">
    <w:p w14:paraId="79165680" w14:textId="77777777" w:rsidR="007D2C74" w:rsidRDefault="007D2C74" w:rsidP="00694A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F23CA"/>
    <w:multiLevelType w:val="hybridMultilevel"/>
    <w:tmpl w:val="7F822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414A04"/>
    <w:multiLevelType w:val="hybridMultilevel"/>
    <w:tmpl w:val="E28E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D465E4"/>
    <w:multiLevelType w:val="multilevel"/>
    <w:tmpl w:val="833C0016"/>
    <w:lvl w:ilvl="0">
      <w:start w:val="1"/>
      <w:numFmt w:val="decimal"/>
      <w:pStyle w:val="1"/>
      <w:lvlText w:val="%1."/>
      <w:lvlJc w:val="left"/>
      <w:pPr>
        <w:ind w:left="720" w:hanging="360"/>
      </w:pPr>
      <w:rPr>
        <w:rFonts w:hint="default"/>
      </w:rPr>
    </w:lvl>
    <w:lvl w:ilvl="1">
      <w:start w:val="1"/>
      <w:numFmt w:val="decimal"/>
      <w:pStyle w:val="a"/>
      <w:isLgl/>
      <w:lvlText w:val="%1.%2."/>
      <w:lvlJc w:val="left"/>
      <w:pPr>
        <w:ind w:left="1080" w:hanging="720"/>
      </w:pPr>
      <w:rPr>
        <w:rFonts w:hint="default"/>
      </w:rPr>
    </w:lvl>
    <w:lvl w:ilvl="2">
      <w:start w:val="1"/>
      <w:numFmt w:val="decimal"/>
      <w:pStyle w:val="2"/>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EA279C5"/>
    <w:multiLevelType w:val="hybridMultilevel"/>
    <w:tmpl w:val="BAC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ou Arespur">
    <w15:presenceInfo w15:providerId="Windows Live" w15:userId="b468819ef23501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IAA J&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wzsdvw70awvre5wfwvpeacp05parpp9z2w&quot;&gt;FIT-Converted&lt;record-ids&gt;&lt;item&gt;6&lt;/item&gt;&lt;item&gt;7&lt;/item&gt;&lt;item&gt;8&lt;/item&gt;&lt;item&gt;19&lt;/item&gt;&lt;item&gt;21&lt;/item&gt;&lt;item&gt;22&lt;/item&gt;&lt;item&gt;24&lt;/item&gt;&lt;item&gt;26&lt;/item&gt;&lt;item&gt;38&lt;/item&gt;&lt;item&gt;39&lt;/item&gt;&lt;item&gt;40&lt;/item&gt;&lt;item&gt;41&lt;/item&gt;&lt;item&gt;43&lt;/item&gt;&lt;item&gt;44&lt;/item&gt;&lt;item&gt;46&lt;/item&gt;&lt;item&gt;49&lt;/item&gt;&lt;item&gt;50&lt;/item&gt;&lt;item&gt;54&lt;/item&gt;&lt;item&gt;55&lt;/item&gt;&lt;item&gt;56&lt;/item&gt;&lt;item&gt;57&lt;/item&gt;&lt;item&gt;58&lt;/item&gt;&lt;item&gt;61&lt;/item&gt;&lt;item&gt;65&lt;/item&gt;&lt;item&gt;68&lt;/item&gt;&lt;item&gt;69&lt;/item&gt;&lt;item&gt;70&lt;/item&gt;&lt;item&gt;71&lt;/item&gt;&lt;item&gt;72&lt;/item&gt;&lt;item&gt;73&lt;/item&gt;&lt;item&gt;74&lt;/item&gt;&lt;item&gt;77&lt;/item&gt;&lt;item&gt;78&lt;/item&gt;&lt;item&gt;79&lt;/item&gt;&lt;item&gt;80&lt;/item&gt;&lt;item&gt;81&lt;/item&gt;&lt;item&gt;82&lt;/item&gt;&lt;item&gt;83&lt;/item&gt;&lt;item&gt;84&lt;/item&gt;&lt;/record-ids&gt;&lt;/item&gt;&lt;/Libraries&gt;"/>
  </w:docVars>
  <w:rsids>
    <w:rsidRoot w:val="003F0DDD"/>
    <w:rsid w:val="00000370"/>
    <w:rsid w:val="0000051C"/>
    <w:rsid w:val="00000E50"/>
    <w:rsid w:val="000010D3"/>
    <w:rsid w:val="00002E72"/>
    <w:rsid w:val="000034EE"/>
    <w:rsid w:val="00006228"/>
    <w:rsid w:val="000073F4"/>
    <w:rsid w:val="00007D19"/>
    <w:rsid w:val="00010E0D"/>
    <w:rsid w:val="00010F0A"/>
    <w:rsid w:val="000111E5"/>
    <w:rsid w:val="00011A53"/>
    <w:rsid w:val="00012ED3"/>
    <w:rsid w:val="000137F0"/>
    <w:rsid w:val="00014542"/>
    <w:rsid w:val="00014699"/>
    <w:rsid w:val="00014CF7"/>
    <w:rsid w:val="00014F6A"/>
    <w:rsid w:val="00016332"/>
    <w:rsid w:val="0001788B"/>
    <w:rsid w:val="000179F7"/>
    <w:rsid w:val="0002044E"/>
    <w:rsid w:val="00020AC5"/>
    <w:rsid w:val="00020FED"/>
    <w:rsid w:val="00021BB5"/>
    <w:rsid w:val="00022160"/>
    <w:rsid w:val="000230E4"/>
    <w:rsid w:val="000248DF"/>
    <w:rsid w:val="00024AEE"/>
    <w:rsid w:val="0002598D"/>
    <w:rsid w:val="00025AFE"/>
    <w:rsid w:val="0002600E"/>
    <w:rsid w:val="000273DB"/>
    <w:rsid w:val="00027AF1"/>
    <w:rsid w:val="00030629"/>
    <w:rsid w:val="00030CBE"/>
    <w:rsid w:val="00033271"/>
    <w:rsid w:val="00033ACF"/>
    <w:rsid w:val="00033EB2"/>
    <w:rsid w:val="00034D29"/>
    <w:rsid w:val="0003522B"/>
    <w:rsid w:val="00036F03"/>
    <w:rsid w:val="00040389"/>
    <w:rsid w:val="000407D0"/>
    <w:rsid w:val="00041075"/>
    <w:rsid w:val="000413F7"/>
    <w:rsid w:val="0004216C"/>
    <w:rsid w:val="00042696"/>
    <w:rsid w:val="00042BCA"/>
    <w:rsid w:val="00044B1F"/>
    <w:rsid w:val="00045B3C"/>
    <w:rsid w:val="00046087"/>
    <w:rsid w:val="000475FC"/>
    <w:rsid w:val="00050A2B"/>
    <w:rsid w:val="000512A2"/>
    <w:rsid w:val="00053116"/>
    <w:rsid w:val="000535BB"/>
    <w:rsid w:val="0005444D"/>
    <w:rsid w:val="00055788"/>
    <w:rsid w:val="000574A1"/>
    <w:rsid w:val="000579B5"/>
    <w:rsid w:val="00057FB3"/>
    <w:rsid w:val="0006058A"/>
    <w:rsid w:val="00060963"/>
    <w:rsid w:val="00060D46"/>
    <w:rsid w:val="00061A44"/>
    <w:rsid w:val="00062421"/>
    <w:rsid w:val="000624D7"/>
    <w:rsid w:val="00062951"/>
    <w:rsid w:val="00062ACD"/>
    <w:rsid w:val="00063582"/>
    <w:rsid w:val="0006538B"/>
    <w:rsid w:val="00065A1C"/>
    <w:rsid w:val="0006603E"/>
    <w:rsid w:val="000663AD"/>
    <w:rsid w:val="00066422"/>
    <w:rsid w:val="00070804"/>
    <w:rsid w:val="00071249"/>
    <w:rsid w:val="00071DD9"/>
    <w:rsid w:val="00071E14"/>
    <w:rsid w:val="000729B8"/>
    <w:rsid w:val="00073B5B"/>
    <w:rsid w:val="00074941"/>
    <w:rsid w:val="00074C9F"/>
    <w:rsid w:val="00075AC4"/>
    <w:rsid w:val="00076D65"/>
    <w:rsid w:val="00077058"/>
    <w:rsid w:val="0007719B"/>
    <w:rsid w:val="00077D0B"/>
    <w:rsid w:val="00080BB7"/>
    <w:rsid w:val="00080C75"/>
    <w:rsid w:val="000814BC"/>
    <w:rsid w:val="0008366A"/>
    <w:rsid w:val="00083CC6"/>
    <w:rsid w:val="00084BEE"/>
    <w:rsid w:val="000850BB"/>
    <w:rsid w:val="00085EE7"/>
    <w:rsid w:val="0008639F"/>
    <w:rsid w:val="000871E1"/>
    <w:rsid w:val="0008723B"/>
    <w:rsid w:val="000905A5"/>
    <w:rsid w:val="00090735"/>
    <w:rsid w:val="000931CA"/>
    <w:rsid w:val="000935A1"/>
    <w:rsid w:val="0009387D"/>
    <w:rsid w:val="00093B5A"/>
    <w:rsid w:val="000956EA"/>
    <w:rsid w:val="00095B17"/>
    <w:rsid w:val="00096BF7"/>
    <w:rsid w:val="00097EE9"/>
    <w:rsid w:val="000A0D9D"/>
    <w:rsid w:val="000A18D0"/>
    <w:rsid w:val="000A1A5B"/>
    <w:rsid w:val="000A1C7C"/>
    <w:rsid w:val="000A22D3"/>
    <w:rsid w:val="000A29D7"/>
    <w:rsid w:val="000A2F87"/>
    <w:rsid w:val="000A33EA"/>
    <w:rsid w:val="000A3F1A"/>
    <w:rsid w:val="000A4124"/>
    <w:rsid w:val="000A4C3D"/>
    <w:rsid w:val="000A563A"/>
    <w:rsid w:val="000A6779"/>
    <w:rsid w:val="000A6CF5"/>
    <w:rsid w:val="000A79BA"/>
    <w:rsid w:val="000B317A"/>
    <w:rsid w:val="000B50DE"/>
    <w:rsid w:val="000B52B1"/>
    <w:rsid w:val="000B6174"/>
    <w:rsid w:val="000B70C0"/>
    <w:rsid w:val="000C0A85"/>
    <w:rsid w:val="000C1B65"/>
    <w:rsid w:val="000C2638"/>
    <w:rsid w:val="000C3717"/>
    <w:rsid w:val="000C4299"/>
    <w:rsid w:val="000C64D4"/>
    <w:rsid w:val="000C6CFF"/>
    <w:rsid w:val="000D04C3"/>
    <w:rsid w:val="000D0C51"/>
    <w:rsid w:val="000D0F77"/>
    <w:rsid w:val="000D120B"/>
    <w:rsid w:val="000D2FF7"/>
    <w:rsid w:val="000D3719"/>
    <w:rsid w:val="000D6131"/>
    <w:rsid w:val="000D6708"/>
    <w:rsid w:val="000D6C93"/>
    <w:rsid w:val="000D76F0"/>
    <w:rsid w:val="000D7AF2"/>
    <w:rsid w:val="000E14FD"/>
    <w:rsid w:val="000E1AE2"/>
    <w:rsid w:val="000E1DEE"/>
    <w:rsid w:val="000E217B"/>
    <w:rsid w:val="000E36CD"/>
    <w:rsid w:val="000E3739"/>
    <w:rsid w:val="000E39BA"/>
    <w:rsid w:val="000E3D31"/>
    <w:rsid w:val="000E4495"/>
    <w:rsid w:val="000E49FB"/>
    <w:rsid w:val="000E5033"/>
    <w:rsid w:val="000E6CF6"/>
    <w:rsid w:val="000E6E8E"/>
    <w:rsid w:val="000E738E"/>
    <w:rsid w:val="000F084F"/>
    <w:rsid w:val="000F0CBA"/>
    <w:rsid w:val="000F0D79"/>
    <w:rsid w:val="000F0F43"/>
    <w:rsid w:val="000F1D06"/>
    <w:rsid w:val="000F279C"/>
    <w:rsid w:val="000F2EA4"/>
    <w:rsid w:val="000F30BF"/>
    <w:rsid w:val="000F402D"/>
    <w:rsid w:val="000F43AA"/>
    <w:rsid w:val="000F4C4E"/>
    <w:rsid w:val="000F535C"/>
    <w:rsid w:val="000F5669"/>
    <w:rsid w:val="000F6323"/>
    <w:rsid w:val="00101BF0"/>
    <w:rsid w:val="00101EF6"/>
    <w:rsid w:val="00104196"/>
    <w:rsid w:val="00104460"/>
    <w:rsid w:val="0010447E"/>
    <w:rsid w:val="001044E4"/>
    <w:rsid w:val="00107D6B"/>
    <w:rsid w:val="00110B67"/>
    <w:rsid w:val="00110B73"/>
    <w:rsid w:val="00110C7F"/>
    <w:rsid w:val="00111264"/>
    <w:rsid w:val="0011219A"/>
    <w:rsid w:val="0011390E"/>
    <w:rsid w:val="00114B98"/>
    <w:rsid w:val="00114D1B"/>
    <w:rsid w:val="0011581E"/>
    <w:rsid w:val="00115DFF"/>
    <w:rsid w:val="00116E42"/>
    <w:rsid w:val="00116F6E"/>
    <w:rsid w:val="00117A86"/>
    <w:rsid w:val="00117B60"/>
    <w:rsid w:val="00117C2B"/>
    <w:rsid w:val="00117FED"/>
    <w:rsid w:val="00121279"/>
    <w:rsid w:val="00121291"/>
    <w:rsid w:val="00121BEC"/>
    <w:rsid w:val="00121CE8"/>
    <w:rsid w:val="0012312F"/>
    <w:rsid w:val="0012325C"/>
    <w:rsid w:val="001233B4"/>
    <w:rsid w:val="001238AF"/>
    <w:rsid w:val="001238FC"/>
    <w:rsid w:val="0012504E"/>
    <w:rsid w:val="0012699A"/>
    <w:rsid w:val="00130156"/>
    <w:rsid w:val="00131586"/>
    <w:rsid w:val="00131A37"/>
    <w:rsid w:val="00131DF5"/>
    <w:rsid w:val="00132CAF"/>
    <w:rsid w:val="001354CB"/>
    <w:rsid w:val="0013564A"/>
    <w:rsid w:val="00135757"/>
    <w:rsid w:val="001427E4"/>
    <w:rsid w:val="00145AC2"/>
    <w:rsid w:val="00145D59"/>
    <w:rsid w:val="00147316"/>
    <w:rsid w:val="00147421"/>
    <w:rsid w:val="00150DA0"/>
    <w:rsid w:val="00151A6F"/>
    <w:rsid w:val="0015229F"/>
    <w:rsid w:val="001531DC"/>
    <w:rsid w:val="00153E5B"/>
    <w:rsid w:val="0015712D"/>
    <w:rsid w:val="0015715E"/>
    <w:rsid w:val="00157C59"/>
    <w:rsid w:val="001603AD"/>
    <w:rsid w:val="00162623"/>
    <w:rsid w:val="001652AD"/>
    <w:rsid w:val="001676DF"/>
    <w:rsid w:val="00170A50"/>
    <w:rsid w:val="00173FBC"/>
    <w:rsid w:val="0017448C"/>
    <w:rsid w:val="00174B6A"/>
    <w:rsid w:val="0017596C"/>
    <w:rsid w:val="0017683A"/>
    <w:rsid w:val="00176C49"/>
    <w:rsid w:val="001830F0"/>
    <w:rsid w:val="0018399A"/>
    <w:rsid w:val="001839CB"/>
    <w:rsid w:val="00184CBB"/>
    <w:rsid w:val="00184E49"/>
    <w:rsid w:val="001853CA"/>
    <w:rsid w:val="0018550A"/>
    <w:rsid w:val="001874B7"/>
    <w:rsid w:val="00187F2D"/>
    <w:rsid w:val="001931AE"/>
    <w:rsid w:val="00193E9A"/>
    <w:rsid w:val="00194ADF"/>
    <w:rsid w:val="001954A9"/>
    <w:rsid w:val="00196CF3"/>
    <w:rsid w:val="00197B3C"/>
    <w:rsid w:val="00197BCC"/>
    <w:rsid w:val="001A08D4"/>
    <w:rsid w:val="001A0CE0"/>
    <w:rsid w:val="001A1297"/>
    <w:rsid w:val="001A1BC1"/>
    <w:rsid w:val="001A33C1"/>
    <w:rsid w:val="001A48A7"/>
    <w:rsid w:val="001A4B5B"/>
    <w:rsid w:val="001A4E4E"/>
    <w:rsid w:val="001A5495"/>
    <w:rsid w:val="001A5FDD"/>
    <w:rsid w:val="001A6676"/>
    <w:rsid w:val="001B07BC"/>
    <w:rsid w:val="001B241F"/>
    <w:rsid w:val="001B2472"/>
    <w:rsid w:val="001B2508"/>
    <w:rsid w:val="001B2754"/>
    <w:rsid w:val="001B2EE5"/>
    <w:rsid w:val="001B3CDD"/>
    <w:rsid w:val="001B3E34"/>
    <w:rsid w:val="001B417D"/>
    <w:rsid w:val="001B4D75"/>
    <w:rsid w:val="001B4FFE"/>
    <w:rsid w:val="001B50F1"/>
    <w:rsid w:val="001B5174"/>
    <w:rsid w:val="001B5B62"/>
    <w:rsid w:val="001B655B"/>
    <w:rsid w:val="001B6AC1"/>
    <w:rsid w:val="001B6DE0"/>
    <w:rsid w:val="001B6FD0"/>
    <w:rsid w:val="001B7563"/>
    <w:rsid w:val="001B7AFD"/>
    <w:rsid w:val="001C03B2"/>
    <w:rsid w:val="001C1D0F"/>
    <w:rsid w:val="001C274E"/>
    <w:rsid w:val="001C4397"/>
    <w:rsid w:val="001C575B"/>
    <w:rsid w:val="001C689A"/>
    <w:rsid w:val="001C6DAD"/>
    <w:rsid w:val="001C6F80"/>
    <w:rsid w:val="001D166B"/>
    <w:rsid w:val="001D1B56"/>
    <w:rsid w:val="001D3344"/>
    <w:rsid w:val="001D3B5C"/>
    <w:rsid w:val="001D43BE"/>
    <w:rsid w:val="001D453D"/>
    <w:rsid w:val="001D46D7"/>
    <w:rsid w:val="001D4AA6"/>
    <w:rsid w:val="001D5D50"/>
    <w:rsid w:val="001D63BE"/>
    <w:rsid w:val="001D65ED"/>
    <w:rsid w:val="001D6754"/>
    <w:rsid w:val="001D7F6B"/>
    <w:rsid w:val="001E051F"/>
    <w:rsid w:val="001E0753"/>
    <w:rsid w:val="001E0FED"/>
    <w:rsid w:val="001E17A0"/>
    <w:rsid w:val="001E44B2"/>
    <w:rsid w:val="001E51C4"/>
    <w:rsid w:val="001E646B"/>
    <w:rsid w:val="001E6614"/>
    <w:rsid w:val="001E6F9A"/>
    <w:rsid w:val="001E7B0F"/>
    <w:rsid w:val="001F008C"/>
    <w:rsid w:val="001F0F10"/>
    <w:rsid w:val="001F1AE0"/>
    <w:rsid w:val="001F38D0"/>
    <w:rsid w:val="001F3DFF"/>
    <w:rsid w:val="001F44B4"/>
    <w:rsid w:val="001F4C91"/>
    <w:rsid w:val="001F5874"/>
    <w:rsid w:val="001F61CD"/>
    <w:rsid w:val="001F6ACD"/>
    <w:rsid w:val="001F7738"/>
    <w:rsid w:val="001F7D02"/>
    <w:rsid w:val="001F7E75"/>
    <w:rsid w:val="0020086F"/>
    <w:rsid w:val="00200BEF"/>
    <w:rsid w:val="00200E62"/>
    <w:rsid w:val="00201265"/>
    <w:rsid w:val="00201340"/>
    <w:rsid w:val="00201D45"/>
    <w:rsid w:val="00202400"/>
    <w:rsid w:val="00203341"/>
    <w:rsid w:val="00204C65"/>
    <w:rsid w:val="0020527E"/>
    <w:rsid w:val="002055CD"/>
    <w:rsid w:val="00206A04"/>
    <w:rsid w:val="00211023"/>
    <w:rsid w:val="00212081"/>
    <w:rsid w:val="0021319D"/>
    <w:rsid w:val="00215CCE"/>
    <w:rsid w:val="0021665F"/>
    <w:rsid w:val="00217EC3"/>
    <w:rsid w:val="002207C7"/>
    <w:rsid w:val="002214C8"/>
    <w:rsid w:val="00222C03"/>
    <w:rsid w:val="00223F5D"/>
    <w:rsid w:val="00223F81"/>
    <w:rsid w:val="0022409B"/>
    <w:rsid w:val="00225252"/>
    <w:rsid w:val="00226DC2"/>
    <w:rsid w:val="00227057"/>
    <w:rsid w:val="002274DB"/>
    <w:rsid w:val="00227D88"/>
    <w:rsid w:val="00230696"/>
    <w:rsid w:val="00231963"/>
    <w:rsid w:val="0023442A"/>
    <w:rsid w:val="002352BC"/>
    <w:rsid w:val="00236B68"/>
    <w:rsid w:val="00236FEE"/>
    <w:rsid w:val="00240092"/>
    <w:rsid w:val="00241D8B"/>
    <w:rsid w:val="002442F0"/>
    <w:rsid w:val="002445B1"/>
    <w:rsid w:val="00244AFD"/>
    <w:rsid w:val="00244E60"/>
    <w:rsid w:val="00244F28"/>
    <w:rsid w:val="00250AA1"/>
    <w:rsid w:val="00251F34"/>
    <w:rsid w:val="00252D34"/>
    <w:rsid w:val="00253A2F"/>
    <w:rsid w:val="00253D06"/>
    <w:rsid w:val="002541A4"/>
    <w:rsid w:val="0025446F"/>
    <w:rsid w:val="00254F04"/>
    <w:rsid w:val="00255564"/>
    <w:rsid w:val="00255770"/>
    <w:rsid w:val="00257FB8"/>
    <w:rsid w:val="00261264"/>
    <w:rsid w:val="00261880"/>
    <w:rsid w:val="00261A78"/>
    <w:rsid w:val="00261CE7"/>
    <w:rsid w:val="0026337F"/>
    <w:rsid w:val="00263FCF"/>
    <w:rsid w:val="002642FE"/>
    <w:rsid w:val="002643E5"/>
    <w:rsid w:val="00264801"/>
    <w:rsid w:val="00266197"/>
    <w:rsid w:val="00267E6C"/>
    <w:rsid w:val="00270AC2"/>
    <w:rsid w:val="002728A6"/>
    <w:rsid w:val="00276F2B"/>
    <w:rsid w:val="00277B57"/>
    <w:rsid w:val="00280324"/>
    <w:rsid w:val="00280F23"/>
    <w:rsid w:val="002818A8"/>
    <w:rsid w:val="002830B6"/>
    <w:rsid w:val="00283713"/>
    <w:rsid w:val="002851BE"/>
    <w:rsid w:val="00286372"/>
    <w:rsid w:val="00286CC3"/>
    <w:rsid w:val="00286FF5"/>
    <w:rsid w:val="002876DF"/>
    <w:rsid w:val="0028799D"/>
    <w:rsid w:val="00287F6C"/>
    <w:rsid w:val="002913DC"/>
    <w:rsid w:val="00291BA3"/>
    <w:rsid w:val="002923AC"/>
    <w:rsid w:val="00294211"/>
    <w:rsid w:val="0029438C"/>
    <w:rsid w:val="00294578"/>
    <w:rsid w:val="00296531"/>
    <w:rsid w:val="00297968"/>
    <w:rsid w:val="002A28BB"/>
    <w:rsid w:val="002A3876"/>
    <w:rsid w:val="002A3B95"/>
    <w:rsid w:val="002A532F"/>
    <w:rsid w:val="002A55E3"/>
    <w:rsid w:val="002A5CF2"/>
    <w:rsid w:val="002A6EAF"/>
    <w:rsid w:val="002B05E9"/>
    <w:rsid w:val="002B0A11"/>
    <w:rsid w:val="002B0C39"/>
    <w:rsid w:val="002B1151"/>
    <w:rsid w:val="002B3677"/>
    <w:rsid w:val="002B3BE2"/>
    <w:rsid w:val="002B4AC3"/>
    <w:rsid w:val="002B52DE"/>
    <w:rsid w:val="002B5697"/>
    <w:rsid w:val="002B56F9"/>
    <w:rsid w:val="002B58A0"/>
    <w:rsid w:val="002B5B50"/>
    <w:rsid w:val="002B662B"/>
    <w:rsid w:val="002B6B23"/>
    <w:rsid w:val="002B6EFA"/>
    <w:rsid w:val="002C0090"/>
    <w:rsid w:val="002C050F"/>
    <w:rsid w:val="002C09C3"/>
    <w:rsid w:val="002C33A9"/>
    <w:rsid w:val="002C33BD"/>
    <w:rsid w:val="002C36B6"/>
    <w:rsid w:val="002C492C"/>
    <w:rsid w:val="002C534B"/>
    <w:rsid w:val="002C5401"/>
    <w:rsid w:val="002C5526"/>
    <w:rsid w:val="002C575E"/>
    <w:rsid w:val="002C5A1B"/>
    <w:rsid w:val="002C6053"/>
    <w:rsid w:val="002C7187"/>
    <w:rsid w:val="002C7871"/>
    <w:rsid w:val="002D25A0"/>
    <w:rsid w:val="002D45BC"/>
    <w:rsid w:val="002D5624"/>
    <w:rsid w:val="002D58BD"/>
    <w:rsid w:val="002D5B0B"/>
    <w:rsid w:val="002D5E01"/>
    <w:rsid w:val="002D5ED1"/>
    <w:rsid w:val="002D6FA9"/>
    <w:rsid w:val="002D7292"/>
    <w:rsid w:val="002E0674"/>
    <w:rsid w:val="002E095F"/>
    <w:rsid w:val="002E2272"/>
    <w:rsid w:val="002E2441"/>
    <w:rsid w:val="002E28A8"/>
    <w:rsid w:val="002E2C2D"/>
    <w:rsid w:val="002E3CF9"/>
    <w:rsid w:val="002E5548"/>
    <w:rsid w:val="002E6777"/>
    <w:rsid w:val="002E6AA9"/>
    <w:rsid w:val="002F10F2"/>
    <w:rsid w:val="002F21E1"/>
    <w:rsid w:val="002F2343"/>
    <w:rsid w:val="002F29E1"/>
    <w:rsid w:val="002F2C40"/>
    <w:rsid w:val="002F38A9"/>
    <w:rsid w:val="002F3E13"/>
    <w:rsid w:val="002F49CD"/>
    <w:rsid w:val="002F65D9"/>
    <w:rsid w:val="002F699A"/>
    <w:rsid w:val="002F6E97"/>
    <w:rsid w:val="002F7738"/>
    <w:rsid w:val="00300CF9"/>
    <w:rsid w:val="00301A20"/>
    <w:rsid w:val="00301A65"/>
    <w:rsid w:val="00302038"/>
    <w:rsid w:val="00304580"/>
    <w:rsid w:val="0030473B"/>
    <w:rsid w:val="0031104A"/>
    <w:rsid w:val="00311BCE"/>
    <w:rsid w:val="003126A7"/>
    <w:rsid w:val="00312882"/>
    <w:rsid w:val="0031346F"/>
    <w:rsid w:val="0031348E"/>
    <w:rsid w:val="003138A5"/>
    <w:rsid w:val="00313D23"/>
    <w:rsid w:val="00314183"/>
    <w:rsid w:val="0031539D"/>
    <w:rsid w:val="00316EFA"/>
    <w:rsid w:val="00316F52"/>
    <w:rsid w:val="00317032"/>
    <w:rsid w:val="003171CC"/>
    <w:rsid w:val="00320E57"/>
    <w:rsid w:val="00320F24"/>
    <w:rsid w:val="003214DD"/>
    <w:rsid w:val="00321952"/>
    <w:rsid w:val="00321CA4"/>
    <w:rsid w:val="00322218"/>
    <w:rsid w:val="00322995"/>
    <w:rsid w:val="00322F64"/>
    <w:rsid w:val="00323B84"/>
    <w:rsid w:val="00323D57"/>
    <w:rsid w:val="0032409F"/>
    <w:rsid w:val="00324962"/>
    <w:rsid w:val="003252F4"/>
    <w:rsid w:val="00325B05"/>
    <w:rsid w:val="00325DD6"/>
    <w:rsid w:val="00326E47"/>
    <w:rsid w:val="00332080"/>
    <w:rsid w:val="00333A61"/>
    <w:rsid w:val="00334003"/>
    <w:rsid w:val="00334FFA"/>
    <w:rsid w:val="003360D4"/>
    <w:rsid w:val="00336A50"/>
    <w:rsid w:val="00337969"/>
    <w:rsid w:val="003411A1"/>
    <w:rsid w:val="003412E8"/>
    <w:rsid w:val="00341882"/>
    <w:rsid w:val="0034229A"/>
    <w:rsid w:val="00343932"/>
    <w:rsid w:val="00345A8B"/>
    <w:rsid w:val="00346917"/>
    <w:rsid w:val="00347D7F"/>
    <w:rsid w:val="00351009"/>
    <w:rsid w:val="003513D9"/>
    <w:rsid w:val="003519D0"/>
    <w:rsid w:val="00352A98"/>
    <w:rsid w:val="0035301A"/>
    <w:rsid w:val="00354413"/>
    <w:rsid w:val="003548E1"/>
    <w:rsid w:val="00355566"/>
    <w:rsid w:val="00355E1E"/>
    <w:rsid w:val="00356B8E"/>
    <w:rsid w:val="00360F33"/>
    <w:rsid w:val="003612FE"/>
    <w:rsid w:val="00361B7D"/>
    <w:rsid w:val="00361C0C"/>
    <w:rsid w:val="00362E38"/>
    <w:rsid w:val="00363026"/>
    <w:rsid w:val="00363059"/>
    <w:rsid w:val="00363106"/>
    <w:rsid w:val="00363895"/>
    <w:rsid w:val="00364707"/>
    <w:rsid w:val="00364D96"/>
    <w:rsid w:val="00366327"/>
    <w:rsid w:val="0036695F"/>
    <w:rsid w:val="0037141C"/>
    <w:rsid w:val="00371EFD"/>
    <w:rsid w:val="003721B3"/>
    <w:rsid w:val="0037240C"/>
    <w:rsid w:val="00373873"/>
    <w:rsid w:val="00374441"/>
    <w:rsid w:val="00374F7C"/>
    <w:rsid w:val="00375ACE"/>
    <w:rsid w:val="00375C6B"/>
    <w:rsid w:val="0037636B"/>
    <w:rsid w:val="00376E82"/>
    <w:rsid w:val="0037798B"/>
    <w:rsid w:val="00377AB3"/>
    <w:rsid w:val="00380179"/>
    <w:rsid w:val="00380EB6"/>
    <w:rsid w:val="003811B4"/>
    <w:rsid w:val="00381F70"/>
    <w:rsid w:val="0038230E"/>
    <w:rsid w:val="00385368"/>
    <w:rsid w:val="00385E10"/>
    <w:rsid w:val="00386033"/>
    <w:rsid w:val="0039097C"/>
    <w:rsid w:val="0039141C"/>
    <w:rsid w:val="0039196E"/>
    <w:rsid w:val="0039255F"/>
    <w:rsid w:val="00392810"/>
    <w:rsid w:val="00392ED3"/>
    <w:rsid w:val="003933C2"/>
    <w:rsid w:val="0039392B"/>
    <w:rsid w:val="003939CD"/>
    <w:rsid w:val="00393CB7"/>
    <w:rsid w:val="00393F4C"/>
    <w:rsid w:val="00395682"/>
    <w:rsid w:val="00397352"/>
    <w:rsid w:val="0039785A"/>
    <w:rsid w:val="00397EC8"/>
    <w:rsid w:val="003A1581"/>
    <w:rsid w:val="003A1A71"/>
    <w:rsid w:val="003A1DDF"/>
    <w:rsid w:val="003A2616"/>
    <w:rsid w:val="003A2754"/>
    <w:rsid w:val="003A2DB1"/>
    <w:rsid w:val="003A37C7"/>
    <w:rsid w:val="003A48CB"/>
    <w:rsid w:val="003A5369"/>
    <w:rsid w:val="003A62CD"/>
    <w:rsid w:val="003A7AE6"/>
    <w:rsid w:val="003A7B1C"/>
    <w:rsid w:val="003B042E"/>
    <w:rsid w:val="003B1EAF"/>
    <w:rsid w:val="003B32D1"/>
    <w:rsid w:val="003B373D"/>
    <w:rsid w:val="003B3C7D"/>
    <w:rsid w:val="003B43EC"/>
    <w:rsid w:val="003B4EA7"/>
    <w:rsid w:val="003B5265"/>
    <w:rsid w:val="003B57BE"/>
    <w:rsid w:val="003B6075"/>
    <w:rsid w:val="003B7790"/>
    <w:rsid w:val="003B7F53"/>
    <w:rsid w:val="003C06A8"/>
    <w:rsid w:val="003C18DF"/>
    <w:rsid w:val="003C22CA"/>
    <w:rsid w:val="003C2534"/>
    <w:rsid w:val="003C3AA7"/>
    <w:rsid w:val="003C52F5"/>
    <w:rsid w:val="003C5E61"/>
    <w:rsid w:val="003D1D57"/>
    <w:rsid w:val="003D1EA3"/>
    <w:rsid w:val="003D2711"/>
    <w:rsid w:val="003D2D10"/>
    <w:rsid w:val="003D31A4"/>
    <w:rsid w:val="003D5432"/>
    <w:rsid w:val="003D5FF1"/>
    <w:rsid w:val="003D77AF"/>
    <w:rsid w:val="003E06F5"/>
    <w:rsid w:val="003E0C5F"/>
    <w:rsid w:val="003E14E5"/>
    <w:rsid w:val="003E18CC"/>
    <w:rsid w:val="003E1E41"/>
    <w:rsid w:val="003E25B8"/>
    <w:rsid w:val="003E2BF7"/>
    <w:rsid w:val="003E3811"/>
    <w:rsid w:val="003E3A65"/>
    <w:rsid w:val="003E3AAC"/>
    <w:rsid w:val="003E4A56"/>
    <w:rsid w:val="003E620C"/>
    <w:rsid w:val="003E69CD"/>
    <w:rsid w:val="003F0557"/>
    <w:rsid w:val="003F0585"/>
    <w:rsid w:val="003F0B09"/>
    <w:rsid w:val="003F0DDD"/>
    <w:rsid w:val="003F1533"/>
    <w:rsid w:val="003F17B3"/>
    <w:rsid w:val="003F1A0E"/>
    <w:rsid w:val="003F3535"/>
    <w:rsid w:val="003F3E3F"/>
    <w:rsid w:val="003F5BED"/>
    <w:rsid w:val="003F6E35"/>
    <w:rsid w:val="003F6F25"/>
    <w:rsid w:val="0040054F"/>
    <w:rsid w:val="004009AF"/>
    <w:rsid w:val="004015F9"/>
    <w:rsid w:val="00401817"/>
    <w:rsid w:val="00402214"/>
    <w:rsid w:val="0040554F"/>
    <w:rsid w:val="00410033"/>
    <w:rsid w:val="00410E58"/>
    <w:rsid w:val="004115F4"/>
    <w:rsid w:val="004132A9"/>
    <w:rsid w:val="00413454"/>
    <w:rsid w:val="0041351F"/>
    <w:rsid w:val="00413932"/>
    <w:rsid w:val="00414238"/>
    <w:rsid w:val="00415FAF"/>
    <w:rsid w:val="00416A8D"/>
    <w:rsid w:val="00417202"/>
    <w:rsid w:val="004173F0"/>
    <w:rsid w:val="004178B6"/>
    <w:rsid w:val="00417A30"/>
    <w:rsid w:val="00417DFD"/>
    <w:rsid w:val="00421473"/>
    <w:rsid w:val="00421AD2"/>
    <w:rsid w:val="004233EC"/>
    <w:rsid w:val="004234FF"/>
    <w:rsid w:val="00423B50"/>
    <w:rsid w:val="0042469B"/>
    <w:rsid w:val="00424AFB"/>
    <w:rsid w:val="004267D5"/>
    <w:rsid w:val="00426C99"/>
    <w:rsid w:val="0042746A"/>
    <w:rsid w:val="00430BE2"/>
    <w:rsid w:val="004312C7"/>
    <w:rsid w:val="00431608"/>
    <w:rsid w:val="00431785"/>
    <w:rsid w:val="00432BD6"/>
    <w:rsid w:val="00433882"/>
    <w:rsid w:val="00433E62"/>
    <w:rsid w:val="00434CA5"/>
    <w:rsid w:val="00435D0A"/>
    <w:rsid w:val="00435DA6"/>
    <w:rsid w:val="00435E2A"/>
    <w:rsid w:val="004361E5"/>
    <w:rsid w:val="00436DBA"/>
    <w:rsid w:val="00436F9F"/>
    <w:rsid w:val="00437A48"/>
    <w:rsid w:val="00437B9A"/>
    <w:rsid w:val="00441531"/>
    <w:rsid w:val="00441EF9"/>
    <w:rsid w:val="00444CA2"/>
    <w:rsid w:val="00445866"/>
    <w:rsid w:val="00445FE3"/>
    <w:rsid w:val="00447F44"/>
    <w:rsid w:val="0045012F"/>
    <w:rsid w:val="004502F5"/>
    <w:rsid w:val="0045096C"/>
    <w:rsid w:val="00451673"/>
    <w:rsid w:val="00451BD9"/>
    <w:rsid w:val="00451ED1"/>
    <w:rsid w:val="004520BD"/>
    <w:rsid w:val="00452C9A"/>
    <w:rsid w:val="004536BE"/>
    <w:rsid w:val="00454C60"/>
    <w:rsid w:val="00455B0D"/>
    <w:rsid w:val="00455D4E"/>
    <w:rsid w:val="004603ED"/>
    <w:rsid w:val="00462FA2"/>
    <w:rsid w:val="0046327D"/>
    <w:rsid w:val="00464688"/>
    <w:rsid w:val="00464D01"/>
    <w:rsid w:val="004658E7"/>
    <w:rsid w:val="00465994"/>
    <w:rsid w:val="00465ED3"/>
    <w:rsid w:val="0046630F"/>
    <w:rsid w:val="004668AE"/>
    <w:rsid w:val="0047086B"/>
    <w:rsid w:val="00471AC6"/>
    <w:rsid w:val="00472691"/>
    <w:rsid w:val="004727D1"/>
    <w:rsid w:val="00472AE6"/>
    <w:rsid w:val="00472C84"/>
    <w:rsid w:val="004735D6"/>
    <w:rsid w:val="00473C64"/>
    <w:rsid w:val="00473CE3"/>
    <w:rsid w:val="00474413"/>
    <w:rsid w:val="00474B39"/>
    <w:rsid w:val="00475CA6"/>
    <w:rsid w:val="00475DE6"/>
    <w:rsid w:val="0047640F"/>
    <w:rsid w:val="004771FC"/>
    <w:rsid w:val="00477651"/>
    <w:rsid w:val="004778C8"/>
    <w:rsid w:val="00480246"/>
    <w:rsid w:val="00480506"/>
    <w:rsid w:val="004829BF"/>
    <w:rsid w:val="00482EDD"/>
    <w:rsid w:val="004841A3"/>
    <w:rsid w:val="00484F34"/>
    <w:rsid w:val="00486CC5"/>
    <w:rsid w:val="004873D5"/>
    <w:rsid w:val="00490525"/>
    <w:rsid w:val="004907A2"/>
    <w:rsid w:val="00490863"/>
    <w:rsid w:val="004917F6"/>
    <w:rsid w:val="00492B6F"/>
    <w:rsid w:val="0049301F"/>
    <w:rsid w:val="004937DA"/>
    <w:rsid w:val="00493F1A"/>
    <w:rsid w:val="00494775"/>
    <w:rsid w:val="00494CB2"/>
    <w:rsid w:val="00495E57"/>
    <w:rsid w:val="00495F56"/>
    <w:rsid w:val="00496633"/>
    <w:rsid w:val="00496A23"/>
    <w:rsid w:val="00497FAC"/>
    <w:rsid w:val="004A0016"/>
    <w:rsid w:val="004A0286"/>
    <w:rsid w:val="004A03B8"/>
    <w:rsid w:val="004A04C1"/>
    <w:rsid w:val="004A06B3"/>
    <w:rsid w:val="004A0DD5"/>
    <w:rsid w:val="004A151F"/>
    <w:rsid w:val="004A21D7"/>
    <w:rsid w:val="004A22E2"/>
    <w:rsid w:val="004A27B6"/>
    <w:rsid w:val="004A34FF"/>
    <w:rsid w:val="004A3D76"/>
    <w:rsid w:val="004A4047"/>
    <w:rsid w:val="004A4219"/>
    <w:rsid w:val="004A5724"/>
    <w:rsid w:val="004A6B5B"/>
    <w:rsid w:val="004A75E4"/>
    <w:rsid w:val="004A77EF"/>
    <w:rsid w:val="004A7CB8"/>
    <w:rsid w:val="004B00EF"/>
    <w:rsid w:val="004B0AFA"/>
    <w:rsid w:val="004B1413"/>
    <w:rsid w:val="004B15A3"/>
    <w:rsid w:val="004B1EB7"/>
    <w:rsid w:val="004B2A10"/>
    <w:rsid w:val="004B42EB"/>
    <w:rsid w:val="004B5523"/>
    <w:rsid w:val="004B5640"/>
    <w:rsid w:val="004B6B5D"/>
    <w:rsid w:val="004B78A1"/>
    <w:rsid w:val="004C11D6"/>
    <w:rsid w:val="004C1A00"/>
    <w:rsid w:val="004C2794"/>
    <w:rsid w:val="004C2961"/>
    <w:rsid w:val="004C38E4"/>
    <w:rsid w:val="004C3F9F"/>
    <w:rsid w:val="004C4BA0"/>
    <w:rsid w:val="004C63EA"/>
    <w:rsid w:val="004C745D"/>
    <w:rsid w:val="004D036D"/>
    <w:rsid w:val="004D13E6"/>
    <w:rsid w:val="004D164E"/>
    <w:rsid w:val="004D18D5"/>
    <w:rsid w:val="004D2791"/>
    <w:rsid w:val="004D2D7B"/>
    <w:rsid w:val="004D41BE"/>
    <w:rsid w:val="004D47BF"/>
    <w:rsid w:val="004D4D98"/>
    <w:rsid w:val="004D5931"/>
    <w:rsid w:val="004D6DB3"/>
    <w:rsid w:val="004D74D2"/>
    <w:rsid w:val="004E02B6"/>
    <w:rsid w:val="004E0B80"/>
    <w:rsid w:val="004E10F3"/>
    <w:rsid w:val="004E11B9"/>
    <w:rsid w:val="004E1B3B"/>
    <w:rsid w:val="004E3CA3"/>
    <w:rsid w:val="004E47A2"/>
    <w:rsid w:val="004E6D41"/>
    <w:rsid w:val="004E78B1"/>
    <w:rsid w:val="004F0B8F"/>
    <w:rsid w:val="004F10F4"/>
    <w:rsid w:val="004F2287"/>
    <w:rsid w:val="004F2E5B"/>
    <w:rsid w:val="004F39C5"/>
    <w:rsid w:val="004F6702"/>
    <w:rsid w:val="004F6F19"/>
    <w:rsid w:val="004F7C39"/>
    <w:rsid w:val="00500967"/>
    <w:rsid w:val="00501119"/>
    <w:rsid w:val="0050134B"/>
    <w:rsid w:val="00502E91"/>
    <w:rsid w:val="00502FBC"/>
    <w:rsid w:val="005031BB"/>
    <w:rsid w:val="00507624"/>
    <w:rsid w:val="00507C92"/>
    <w:rsid w:val="005138A2"/>
    <w:rsid w:val="00514C1B"/>
    <w:rsid w:val="0051565B"/>
    <w:rsid w:val="005158DE"/>
    <w:rsid w:val="00516410"/>
    <w:rsid w:val="00516B2B"/>
    <w:rsid w:val="00516DB8"/>
    <w:rsid w:val="0051732A"/>
    <w:rsid w:val="005173B1"/>
    <w:rsid w:val="005174CB"/>
    <w:rsid w:val="0052018A"/>
    <w:rsid w:val="0052253B"/>
    <w:rsid w:val="00522A52"/>
    <w:rsid w:val="005235E4"/>
    <w:rsid w:val="00524222"/>
    <w:rsid w:val="005255F2"/>
    <w:rsid w:val="005274DD"/>
    <w:rsid w:val="005277E2"/>
    <w:rsid w:val="0053010F"/>
    <w:rsid w:val="00530ABF"/>
    <w:rsid w:val="00530C03"/>
    <w:rsid w:val="00531BFC"/>
    <w:rsid w:val="005324D5"/>
    <w:rsid w:val="005330EE"/>
    <w:rsid w:val="00534D71"/>
    <w:rsid w:val="005351DC"/>
    <w:rsid w:val="0053552C"/>
    <w:rsid w:val="005361BC"/>
    <w:rsid w:val="005374E0"/>
    <w:rsid w:val="00537778"/>
    <w:rsid w:val="005414F6"/>
    <w:rsid w:val="00541E65"/>
    <w:rsid w:val="00542989"/>
    <w:rsid w:val="005432EA"/>
    <w:rsid w:val="005449FB"/>
    <w:rsid w:val="00545A78"/>
    <w:rsid w:val="005502E1"/>
    <w:rsid w:val="005505FE"/>
    <w:rsid w:val="00550B0F"/>
    <w:rsid w:val="00551015"/>
    <w:rsid w:val="005518C2"/>
    <w:rsid w:val="00552920"/>
    <w:rsid w:val="00552E97"/>
    <w:rsid w:val="00552EA0"/>
    <w:rsid w:val="00555AAA"/>
    <w:rsid w:val="00555B8B"/>
    <w:rsid w:val="005610B0"/>
    <w:rsid w:val="0056264F"/>
    <w:rsid w:val="00562E87"/>
    <w:rsid w:val="00562FAF"/>
    <w:rsid w:val="0056497C"/>
    <w:rsid w:val="00564D3E"/>
    <w:rsid w:val="0056699C"/>
    <w:rsid w:val="00570733"/>
    <w:rsid w:val="00570ED8"/>
    <w:rsid w:val="0057215B"/>
    <w:rsid w:val="00573EC9"/>
    <w:rsid w:val="005744ED"/>
    <w:rsid w:val="0057559A"/>
    <w:rsid w:val="00576B1D"/>
    <w:rsid w:val="00576B7D"/>
    <w:rsid w:val="00576C31"/>
    <w:rsid w:val="00577338"/>
    <w:rsid w:val="0058093B"/>
    <w:rsid w:val="00580F8C"/>
    <w:rsid w:val="00582070"/>
    <w:rsid w:val="00582752"/>
    <w:rsid w:val="00583587"/>
    <w:rsid w:val="00583620"/>
    <w:rsid w:val="00583A50"/>
    <w:rsid w:val="00583FC3"/>
    <w:rsid w:val="00585126"/>
    <w:rsid w:val="00586172"/>
    <w:rsid w:val="00587FDE"/>
    <w:rsid w:val="00587FFB"/>
    <w:rsid w:val="00590807"/>
    <w:rsid w:val="00591745"/>
    <w:rsid w:val="00591E72"/>
    <w:rsid w:val="005942EE"/>
    <w:rsid w:val="005944BD"/>
    <w:rsid w:val="0059472A"/>
    <w:rsid w:val="00594BDC"/>
    <w:rsid w:val="00596424"/>
    <w:rsid w:val="0059693E"/>
    <w:rsid w:val="00596B28"/>
    <w:rsid w:val="005974D3"/>
    <w:rsid w:val="005975B2"/>
    <w:rsid w:val="0059795F"/>
    <w:rsid w:val="00597F2A"/>
    <w:rsid w:val="005A009F"/>
    <w:rsid w:val="005A158D"/>
    <w:rsid w:val="005A1821"/>
    <w:rsid w:val="005A20FA"/>
    <w:rsid w:val="005A210D"/>
    <w:rsid w:val="005A257B"/>
    <w:rsid w:val="005A2B03"/>
    <w:rsid w:val="005A3B74"/>
    <w:rsid w:val="005A3C14"/>
    <w:rsid w:val="005A4B5E"/>
    <w:rsid w:val="005A5C86"/>
    <w:rsid w:val="005A7904"/>
    <w:rsid w:val="005B1D82"/>
    <w:rsid w:val="005B33E2"/>
    <w:rsid w:val="005B3B39"/>
    <w:rsid w:val="005B45F3"/>
    <w:rsid w:val="005B50F8"/>
    <w:rsid w:val="005B5287"/>
    <w:rsid w:val="005B72EA"/>
    <w:rsid w:val="005C0817"/>
    <w:rsid w:val="005C0997"/>
    <w:rsid w:val="005C1DBA"/>
    <w:rsid w:val="005C1DE3"/>
    <w:rsid w:val="005C37F5"/>
    <w:rsid w:val="005C3EE3"/>
    <w:rsid w:val="005C4BAB"/>
    <w:rsid w:val="005C5693"/>
    <w:rsid w:val="005C6F19"/>
    <w:rsid w:val="005C735F"/>
    <w:rsid w:val="005C7475"/>
    <w:rsid w:val="005C7B79"/>
    <w:rsid w:val="005D0009"/>
    <w:rsid w:val="005D0CAB"/>
    <w:rsid w:val="005D18CF"/>
    <w:rsid w:val="005D203F"/>
    <w:rsid w:val="005D2210"/>
    <w:rsid w:val="005D2633"/>
    <w:rsid w:val="005D4ADB"/>
    <w:rsid w:val="005D4BD3"/>
    <w:rsid w:val="005D5C38"/>
    <w:rsid w:val="005D5F82"/>
    <w:rsid w:val="005D66C8"/>
    <w:rsid w:val="005D6AF5"/>
    <w:rsid w:val="005D6DB3"/>
    <w:rsid w:val="005E201F"/>
    <w:rsid w:val="005E22F1"/>
    <w:rsid w:val="005E2687"/>
    <w:rsid w:val="005E2D5B"/>
    <w:rsid w:val="005E34FE"/>
    <w:rsid w:val="005E35FA"/>
    <w:rsid w:val="005E376D"/>
    <w:rsid w:val="005E3CB7"/>
    <w:rsid w:val="005E5160"/>
    <w:rsid w:val="005E5998"/>
    <w:rsid w:val="005E5DBE"/>
    <w:rsid w:val="005E7B5F"/>
    <w:rsid w:val="005E7C2D"/>
    <w:rsid w:val="005E7DEC"/>
    <w:rsid w:val="005F0A29"/>
    <w:rsid w:val="005F0B14"/>
    <w:rsid w:val="005F128E"/>
    <w:rsid w:val="005F18D8"/>
    <w:rsid w:val="005F1AAA"/>
    <w:rsid w:val="005F27E7"/>
    <w:rsid w:val="005F2CA1"/>
    <w:rsid w:val="005F3888"/>
    <w:rsid w:val="005F3A8C"/>
    <w:rsid w:val="005F3E19"/>
    <w:rsid w:val="005F4830"/>
    <w:rsid w:val="005F5249"/>
    <w:rsid w:val="005F5277"/>
    <w:rsid w:val="005F5961"/>
    <w:rsid w:val="005F75E0"/>
    <w:rsid w:val="006004BD"/>
    <w:rsid w:val="00600BB0"/>
    <w:rsid w:val="0060298E"/>
    <w:rsid w:val="00603403"/>
    <w:rsid w:val="00603719"/>
    <w:rsid w:val="00603AD4"/>
    <w:rsid w:val="00603C40"/>
    <w:rsid w:val="0060430E"/>
    <w:rsid w:val="00604941"/>
    <w:rsid w:val="00605252"/>
    <w:rsid w:val="00605DAC"/>
    <w:rsid w:val="00607247"/>
    <w:rsid w:val="006114F7"/>
    <w:rsid w:val="00611F0D"/>
    <w:rsid w:val="0061246C"/>
    <w:rsid w:val="006127E3"/>
    <w:rsid w:val="00612CC4"/>
    <w:rsid w:val="00614F43"/>
    <w:rsid w:val="00615DAD"/>
    <w:rsid w:val="006166A4"/>
    <w:rsid w:val="006170D3"/>
    <w:rsid w:val="0061761F"/>
    <w:rsid w:val="00617745"/>
    <w:rsid w:val="00617967"/>
    <w:rsid w:val="00617C86"/>
    <w:rsid w:val="00617E18"/>
    <w:rsid w:val="006224B5"/>
    <w:rsid w:val="0062386E"/>
    <w:rsid w:val="006238EC"/>
    <w:rsid w:val="0062422C"/>
    <w:rsid w:val="00624812"/>
    <w:rsid w:val="00624A38"/>
    <w:rsid w:val="00626390"/>
    <w:rsid w:val="006269B6"/>
    <w:rsid w:val="00626B38"/>
    <w:rsid w:val="00626D58"/>
    <w:rsid w:val="0062779F"/>
    <w:rsid w:val="0063014D"/>
    <w:rsid w:val="00630BC0"/>
    <w:rsid w:val="00630D43"/>
    <w:rsid w:val="006319BD"/>
    <w:rsid w:val="00631FA4"/>
    <w:rsid w:val="00633F41"/>
    <w:rsid w:val="00634484"/>
    <w:rsid w:val="006356C3"/>
    <w:rsid w:val="006361D5"/>
    <w:rsid w:val="0064014E"/>
    <w:rsid w:val="00640E96"/>
    <w:rsid w:val="00640F34"/>
    <w:rsid w:val="006413C5"/>
    <w:rsid w:val="0064212E"/>
    <w:rsid w:val="006421D7"/>
    <w:rsid w:val="006426CA"/>
    <w:rsid w:val="00642BCB"/>
    <w:rsid w:val="00642BE4"/>
    <w:rsid w:val="0064339C"/>
    <w:rsid w:val="006433A3"/>
    <w:rsid w:val="00644C2A"/>
    <w:rsid w:val="00644FF4"/>
    <w:rsid w:val="006451EB"/>
    <w:rsid w:val="00645266"/>
    <w:rsid w:val="00645BD8"/>
    <w:rsid w:val="00645F7B"/>
    <w:rsid w:val="00650D52"/>
    <w:rsid w:val="00654745"/>
    <w:rsid w:val="00654D5A"/>
    <w:rsid w:val="0065595F"/>
    <w:rsid w:val="006568B5"/>
    <w:rsid w:val="00656FED"/>
    <w:rsid w:val="006606FE"/>
    <w:rsid w:val="0066382D"/>
    <w:rsid w:val="006638BC"/>
    <w:rsid w:val="0066425E"/>
    <w:rsid w:val="00664415"/>
    <w:rsid w:val="006659D0"/>
    <w:rsid w:val="00666686"/>
    <w:rsid w:val="00667BA1"/>
    <w:rsid w:val="00670B63"/>
    <w:rsid w:val="0067248F"/>
    <w:rsid w:val="00673285"/>
    <w:rsid w:val="00673B20"/>
    <w:rsid w:val="00673D40"/>
    <w:rsid w:val="00673F9F"/>
    <w:rsid w:val="006752D3"/>
    <w:rsid w:val="006758D1"/>
    <w:rsid w:val="00676464"/>
    <w:rsid w:val="00680413"/>
    <w:rsid w:val="006810F6"/>
    <w:rsid w:val="00681913"/>
    <w:rsid w:val="006832E2"/>
    <w:rsid w:val="006834FF"/>
    <w:rsid w:val="00683928"/>
    <w:rsid w:val="00684641"/>
    <w:rsid w:val="00684EBC"/>
    <w:rsid w:val="00684FE1"/>
    <w:rsid w:val="00686235"/>
    <w:rsid w:val="00686673"/>
    <w:rsid w:val="00686C50"/>
    <w:rsid w:val="00691597"/>
    <w:rsid w:val="0069222A"/>
    <w:rsid w:val="006928E8"/>
    <w:rsid w:val="00694A65"/>
    <w:rsid w:val="00694E62"/>
    <w:rsid w:val="00695B17"/>
    <w:rsid w:val="00695D38"/>
    <w:rsid w:val="00695E16"/>
    <w:rsid w:val="00695F51"/>
    <w:rsid w:val="006A069E"/>
    <w:rsid w:val="006A08FD"/>
    <w:rsid w:val="006A0A1A"/>
    <w:rsid w:val="006A1BC6"/>
    <w:rsid w:val="006A44B4"/>
    <w:rsid w:val="006A4DB1"/>
    <w:rsid w:val="006A624F"/>
    <w:rsid w:val="006A660C"/>
    <w:rsid w:val="006A7D6C"/>
    <w:rsid w:val="006B00F1"/>
    <w:rsid w:val="006B0210"/>
    <w:rsid w:val="006B1261"/>
    <w:rsid w:val="006B2BA2"/>
    <w:rsid w:val="006B2D5E"/>
    <w:rsid w:val="006B321F"/>
    <w:rsid w:val="006B3864"/>
    <w:rsid w:val="006B521B"/>
    <w:rsid w:val="006B7184"/>
    <w:rsid w:val="006B7E01"/>
    <w:rsid w:val="006C01B7"/>
    <w:rsid w:val="006C1BF9"/>
    <w:rsid w:val="006C2E96"/>
    <w:rsid w:val="006C36DD"/>
    <w:rsid w:val="006C3A87"/>
    <w:rsid w:val="006C4613"/>
    <w:rsid w:val="006C48A6"/>
    <w:rsid w:val="006C51F2"/>
    <w:rsid w:val="006C5EBC"/>
    <w:rsid w:val="006C7388"/>
    <w:rsid w:val="006C73CC"/>
    <w:rsid w:val="006D03E3"/>
    <w:rsid w:val="006D0897"/>
    <w:rsid w:val="006D2395"/>
    <w:rsid w:val="006D2712"/>
    <w:rsid w:val="006D353D"/>
    <w:rsid w:val="006D37D1"/>
    <w:rsid w:val="006D44DD"/>
    <w:rsid w:val="006D478E"/>
    <w:rsid w:val="006D4ECA"/>
    <w:rsid w:val="006D7F63"/>
    <w:rsid w:val="006E1B58"/>
    <w:rsid w:val="006E1F4D"/>
    <w:rsid w:val="006E2169"/>
    <w:rsid w:val="006E31E9"/>
    <w:rsid w:val="006E45AF"/>
    <w:rsid w:val="006E4BE0"/>
    <w:rsid w:val="006E521C"/>
    <w:rsid w:val="006E658F"/>
    <w:rsid w:val="006E73E6"/>
    <w:rsid w:val="006E74B6"/>
    <w:rsid w:val="006F0A4E"/>
    <w:rsid w:val="006F0CAC"/>
    <w:rsid w:val="006F0D30"/>
    <w:rsid w:val="006F0FDA"/>
    <w:rsid w:val="006F134D"/>
    <w:rsid w:val="006F2AE7"/>
    <w:rsid w:val="006F3D68"/>
    <w:rsid w:val="006F4DFB"/>
    <w:rsid w:val="006F5B6D"/>
    <w:rsid w:val="006F7C5B"/>
    <w:rsid w:val="006F7F1D"/>
    <w:rsid w:val="0070014C"/>
    <w:rsid w:val="00700DD2"/>
    <w:rsid w:val="00701476"/>
    <w:rsid w:val="00702919"/>
    <w:rsid w:val="00703915"/>
    <w:rsid w:val="0070426C"/>
    <w:rsid w:val="007073A3"/>
    <w:rsid w:val="00707468"/>
    <w:rsid w:val="00711A56"/>
    <w:rsid w:val="00711EE5"/>
    <w:rsid w:val="007121A1"/>
    <w:rsid w:val="00712206"/>
    <w:rsid w:val="00712564"/>
    <w:rsid w:val="0071389A"/>
    <w:rsid w:val="00713EF1"/>
    <w:rsid w:val="007143E8"/>
    <w:rsid w:val="007147E8"/>
    <w:rsid w:val="00715D8F"/>
    <w:rsid w:val="0071640C"/>
    <w:rsid w:val="00716B9C"/>
    <w:rsid w:val="007178E8"/>
    <w:rsid w:val="00717DE2"/>
    <w:rsid w:val="00720516"/>
    <w:rsid w:val="007205C4"/>
    <w:rsid w:val="00721DEB"/>
    <w:rsid w:val="007244A5"/>
    <w:rsid w:val="00724CE1"/>
    <w:rsid w:val="00726CB0"/>
    <w:rsid w:val="00733589"/>
    <w:rsid w:val="0073387C"/>
    <w:rsid w:val="00733E24"/>
    <w:rsid w:val="007344E8"/>
    <w:rsid w:val="007357B7"/>
    <w:rsid w:val="007366B6"/>
    <w:rsid w:val="00736F81"/>
    <w:rsid w:val="00737978"/>
    <w:rsid w:val="0074133E"/>
    <w:rsid w:val="00741778"/>
    <w:rsid w:val="00741E2B"/>
    <w:rsid w:val="0074514E"/>
    <w:rsid w:val="00746DBC"/>
    <w:rsid w:val="007478B2"/>
    <w:rsid w:val="00747B80"/>
    <w:rsid w:val="00750327"/>
    <w:rsid w:val="00751377"/>
    <w:rsid w:val="00751425"/>
    <w:rsid w:val="00751959"/>
    <w:rsid w:val="00751A7E"/>
    <w:rsid w:val="00751EAB"/>
    <w:rsid w:val="00752B38"/>
    <w:rsid w:val="00752E49"/>
    <w:rsid w:val="00752F3C"/>
    <w:rsid w:val="0075665A"/>
    <w:rsid w:val="0075691E"/>
    <w:rsid w:val="00756A15"/>
    <w:rsid w:val="00756EE4"/>
    <w:rsid w:val="00760B89"/>
    <w:rsid w:val="00760F5B"/>
    <w:rsid w:val="0076110B"/>
    <w:rsid w:val="007623C9"/>
    <w:rsid w:val="007634BC"/>
    <w:rsid w:val="007636AE"/>
    <w:rsid w:val="00765233"/>
    <w:rsid w:val="00765A57"/>
    <w:rsid w:val="007669A0"/>
    <w:rsid w:val="00766FDC"/>
    <w:rsid w:val="00767EC7"/>
    <w:rsid w:val="00767FBE"/>
    <w:rsid w:val="007705B0"/>
    <w:rsid w:val="007707B7"/>
    <w:rsid w:val="00770A12"/>
    <w:rsid w:val="00770D09"/>
    <w:rsid w:val="00770D32"/>
    <w:rsid w:val="00771A10"/>
    <w:rsid w:val="00772770"/>
    <w:rsid w:val="00772A49"/>
    <w:rsid w:val="00773758"/>
    <w:rsid w:val="007740E7"/>
    <w:rsid w:val="00774332"/>
    <w:rsid w:val="00776A77"/>
    <w:rsid w:val="007772EF"/>
    <w:rsid w:val="00777EB1"/>
    <w:rsid w:val="00780016"/>
    <w:rsid w:val="00780BCA"/>
    <w:rsid w:val="00781233"/>
    <w:rsid w:val="0078194C"/>
    <w:rsid w:val="00782EA7"/>
    <w:rsid w:val="007836AB"/>
    <w:rsid w:val="007836E8"/>
    <w:rsid w:val="00784651"/>
    <w:rsid w:val="007866CB"/>
    <w:rsid w:val="00787083"/>
    <w:rsid w:val="00787718"/>
    <w:rsid w:val="00787893"/>
    <w:rsid w:val="007944EE"/>
    <w:rsid w:val="00795A87"/>
    <w:rsid w:val="00795D24"/>
    <w:rsid w:val="00796535"/>
    <w:rsid w:val="007A0898"/>
    <w:rsid w:val="007A1292"/>
    <w:rsid w:val="007A1A4A"/>
    <w:rsid w:val="007A1F12"/>
    <w:rsid w:val="007A2AF3"/>
    <w:rsid w:val="007A2BA7"/>
    <w:rsid w:val="007A317A"/>
    <w:rsid w:val="007A3CFA"/>
    <w:rsid w:val="007A3EC5"/>
    <w:rsid w:val="007A40D4"/>
    <w:rsid w:val="007A4518"/>
    <w:rsid w:val="007A5BC7"/>
    <w:rsid w:val="007A708A"/>
    <w:rsid w:val="007A7EEB"/>
    <w:rsid w:val="007B0907"/>
    <w:rsid w:val="007B1C24"/>
    <w:rsid w:val="007B3EF5"/>
    <w:rsid w:val="007B49AC"/>
    <w:rsid w:val="007B5368"/>
    <w:rsid w:val="007B5E80"/>
    <w:rsid w:val="007B644A"/>
    <w:rsid w:val="007B6C8E"/>
    <w:rsid w:val="007B70D7"/>
    <w:rsid w:val="007B71C7"/>
    <w:rsid w:val="007B73B6"/>
    <w:rsid w:val="007B7A6D"/>
    <w:rsid w:val="007C0BB8"/>
    <w:rsid w:val="007C2447"/>
    <w:rsid w:val="007C41EA"/>
    <w:rsid w:val="007C498B"/>
    <w:rsid w:val="007C6151"/>
    <w:rsid w:val="007C731B"/>
    <w:rsid w:val="007C7850"/>
    <w:rsid w:val="007C7A1E"/>
    <w:rsid w:val="007C7E93"/>
    <w:rsid w:val="007D0C49"/>
    <w:rsid w:val="007D0D05"/>
    <w:rsid w:val="007D1578"/>
    <w:rsid w:val="007D16AE"/>
    <w:rsid w:val="007D1C50"/>
    <w:rsid w:val="007D2C74"/>
    <w:rsid w:val="007D372B"/>
    <w:rsid w:val="007D4B8F"/>
    <w:rsid w:val="007D53D5"/>
    <w:rsid w:val="007D5463"/>
    <w:rsid w:val="007D58FC"/>
    <w:rsid w:val="007D5A9C"/>
    <w:rsid w:val="007D66F5"/>
    <w:rsid w:val="007D6C10"/>
    <w:rsid w:val="007D78E7"/>
    <w:rsid w:val="007D7D85"/>
    <w:rsid w:val="007E05EA"/>
    <w:rsid w:val="007E1F10"/>
    <w:rsid w:val="007E5F71"/>
    <w:rsid w:val="007E74FB"/>
    <w:rsid w:val="007E7D37"/>
    <w:rsid w:val="007F0045"/>
    <w:rsid w:val="007F039F"/>
    <w:rsid w:val="007F106B"/>
    <w:rsid w:val="007F184C"/>
    <w:rsid w:val="007F1B70"/>
    <w:rsid w:val="007F20EE"/>
    <w:rsid w:val="007F24A2"/>
    <w:rsid w:val="007F25D1"/>
    <w:rsid w:val="007F2B30"/>
    <w:rsid w:val="007F3CD1"/>
    <w:rsid w:val="007F5839"/>
    <w:rsid w:val="007F5B6F"/>
    <w:rsid w:val="007F5EDA"/>
    <w:rsid w:val="007F6B08"/>
    <w:rsid w:val="007F7352"/>
    <w:rsid w:val="007F78F5"/>
    <w:rsid w:val="007F7A20"/>
    <w:rsid w:val="0080144F"/>
    <w:rsid w:val="00801490"/>
    <w:rsid w:val="00802167"/>
    <w:rsid w:val="008028D4"/>
    <w:rsid w:val="00803745"/>
    <w:rsid w:val="00805719"/>
    <w:rsid w:val="00805E23"/>
    <w:rsid w:val="00806119"/>
    <w:rsid w:val="00806F24"/>
    <w:rsid w:val="00806FDE"/>
    <w:rsid w:val="0080772E"/>
    <w:rsid w:val="0081087F"/>
    <w:rsid w:val="008108D2"/>
    <w:rsid w:val="00810B1F"/>
    <w:rsid w:val="00811A79"/>
    <w:rsid w:val="00811F69"/>
    <w:rsid w:val="00812635"/>
    <w:rsid w:val="00813577"/>
    <w:rsid w:val="008158E6"/>
    <w:rsid w:val="00815E34"/>
    <w:rsid w:val="00816749"/>
    <w:rsid w:val="00816950"/>
    <w:rsid w:val="00816C05"/>
    <w:rsid w:val="008175EA"/>
    <w:rsid w:val="00817DE5"/>
    <w:rsid w:val="008213C0"/>
    <w:rsid w:val="00821AA4"/>
    <w:rsid w:val="008221AC"/>
    <w:rsid w:val="00823B2B"/>
    <w:rsid w:val="00823EA8"/>
    <w:rsid w:val="00823EA9"/>
    <w:rsid w:val="00825A9A"/>
    <w:rsid w:val="00825C07"/>
    <w:rsid w:val="00825EB0"/>
    <w:rsid w:val="00826AB8"/>
    <w:rsid w:val="00826D76"/>
    <w:rsid w:val="00830A83"/>
    <w:rsid w:val="008313AA"/>
    <w:rsid w:val="008325F0"/>
    <w:rsid w:val="00832CC7"/>
    <w:rsid w:val="00834130"/>
    <w:rsid w:val="00834EE4"/>
    <w:rsid w:val="0083501D"/>
    <w:rsid w:val="008355B7"/>
    <w:rsid w:val="008358F9"/>
    <w:rsid w:val="0083622D"/>
    <w:rsid w:val="008368B8"/>
    <w:rsid w:val="00836A53"/>
    <w:rsid w:val="00836C07"/>
    <w:rsid w:val="00837608"/>
    <w:rsid w:val="00837DCB"/>
    <w:rsid w:val="008404D1"/>
    <w:rsid w:val="00840C9B"/>
    <w:rsid w:val="00841058"/>
    <w:rsid w:val="00841E99"/>
    <w:rsid w:val="008423A3"/>
    <w:rsid w:val="008423B5"/>
    <w:rsid w:val="0084260C"/>
    <w:rsid w:val="0084431C"/>
    <w:rsid w:val="0084488B"/>
    <w:rsid w:val="00844ACB"/>
    <w:rsid w:val="00844EAE"/>
    <w:rsid w:val="00845B31"/>
    <w:rsid w:val="00845B3D"/>
    <w:rsid w:val="0084663D"/>
    <w:rsid w:val="00850441"/>
    <w:rsid w:val="008511BE"/>
    <w:rsid w:val="00852C5D"/>
    <w:rsid w:val="008547EB"/>
    <w:rsid w:val="008549DB"/>
    <w:rsid w:val="00854FF1"/>
    <w:rsid w:val="00857149"/>
    <w:rsid w:val="008575A7"/>
    <w:rsid w:val="00860157"/>
    <w:rsid w:val="008606F1"/>
    <w:rsid w:val="00860B87"/>
    <w:rsid w:val="00862CE9"/>
    <w:rsid w:val="00863C5D"/>
    <w:rsid w:val="00863F16"/>
    <w:rsid w:val="00864BC7"/>
    <w:rsid w:val="00865746"/>
    <w:rsid w:val="008658F5"/>
    <w:rsid w:val="0086776B"/>
    <w:rsid w:val="00870B35"/>
    <w:rsid w:val="00870D26"/>
    <w:rsid w:val="00870D70"/>
    <w:rsid w:val="00870DA8"/>
    <w:rsid w:val="00871007"/>
    <w:rsid w:val="008715CA"/>
    <w:rsid w:val="0087166F"/>
    <w:rsid w:val="00871FFF"/>
    <w:rsid w:val="00872746"/>
    <w:rsid w:val="00873753"/>
    <w:rsid w:val="00874E7A"/>
    <w:rsid w:val="00876D6C"/>
    <w:rsid w:val="00876EAE"/>
    <w:rsid w:val="00876F21"/>
    <w:rsid w:val="00880E82"/>
    <w:rsid w:val="00880F15"/>
    <w:rsid w:val="0088128D"/>
    <w:rsid w:val="00882AC1"/>
    <w:rsid w:val="0088468C"/>
    <w:rsid w:val="00884976"/>
    <w:rsid w:val="00884F40"/>
    <w:rsid w:val="00885037"/>
    <w:rsid w:val="008853FA"/>
    <w:rsid w:val="00885CB0"/>
    <w:rsid w:val="00886297"/>
    <w:rsid w:val="00886DB0"/>
    <w:rsid w:val="00887391"/>
    <w:rsid w:val="00887F24"/>
    <w:rsid w:val="00887F4E"/>
    <w:rsid w:val="00890015"/>
    <w:rsid w:val="00890911"/>
    <w:rsid w:val="00890DD5"/>
    <w:rsid w:val="00891DC2"/>
    <w:rsid w:val="00892B27"/>
    <w:rsid w:val="00892CD7"/>
    <w:rsid w:val="008933C1"/>
    <w:rsid w:val="0089351A"/>
    <w:rsid w:val="00894049"/>
    <w:rsid w:val="008941FB"/>
    <w:rsid w:val="00894763"/>
    <w:rsid w:val="00895C3C"/>
    <w:rsid w:val="008A0489"/>
    <w:rsid w:val="008A085B"/>
    <w:rsid w:val="008A091E"/>
    <w:rsid w:val="008A0AF2"/>
    <w:rsid w:val="008A216A"/>
    <w:rsid w:val="008A225D"/>
    <w:rsid w:val="008A23E8"/>
    <w:rsid w:val="008A2E8F"/>
    <w:rsid w:val="008A2F11"/>
    <w:rsid w:val="008A4444"/>
    <w:rsid w:val="008A511C"/>
    <w:rsid w:val="008A5B54"/>
    <w:rsid w:val="008A5E1F"/>
    <w:rsid w:val="008A5E53"/>
    <w:rsid w:val="008A6704"/>
    <w:rsid w:val="008A709E"/>
    <w:rsid w:val="008A7DF2"/>
    <w:rsid w:val="008B0C63"/>
    <w:rsid w:val="008B0E32"/>
    <w:rsid w:val="008B1117"/>
    <w:rsid w:val="008B1623"/>
    <w:rsid w:val="008B2CB8"/>
    <w:rsid w:val="008B355A"/>
    <w:rsid w:val="008B3668"/>
    <w:rsid w:val="008B40F8"/>
    <w:rsid w:val="008B443A"/>
    <w:rsid w:val="008B6D07"/>
    <w:rsid w:val="008B73E1"/>
    <w:rsid w:val="008B7DC1"/>
    <w:rsid w:val="008C0A53"/>
    <w:rsid w:val="008C0A5A"/>
    <w:rsid w:val="008C0BAD"/>
    <w:rsid w:val="008C0F95"/>
    <w:rsid w:val="008C1694"/>
    <w:rsid w:val="008C2E9B"/>
    <w:rsid w:val="008C348B"/>
    <w:rsid w:val="008C3D21"/>
    <w:rsid w:val="008C3E59"/>
    <w:rsid w:val="008C4468"/>
    <w:rsid w:val="008C4E75"/>
    <w:rsid w:val="008C5BF0"/>
    <w:rsid w:val="008C5EBC"/>
    <w:rsid w:val="008C63D8"/>
    <w:rsid w:val="008C6D72"/>
    <w:rsid w:val="008C72EA"/>
    <w:rsid w:val="008D0A55"/>
    <w:rsid w:val="008D12E7"/>
    <w:rsid w:val="008D1315"/>
    <w:rsid w:val="008D16A1"/>
    <w:rsid w:val="008D1824"/>
    <w:rsid w:val="008D19EB"/>
    <w:rsid w:val="008D1BDD"/>
    <w:rsid w:val="008D33DC"/>
    <w:rsid w:val="008D471D"/>
    <w:rsid w:val="008D4904"/>
    <w:rsid w:val="008D4E58"/>
    <w:rsid w:val="008D56F3"/>
    <w:rsid w:val="008D57A7"/>
    <w:rsid w:val="008D6E38"/>
    <w:rsid w:val="008E0616"/>
    <w:rsid w:val="008E0FE7"/>
    <w:rsid w:val="008E17D3"/>
    <w:rsid w:val="008E1FD6"/>
    <w:rsid w:val="008E245F"/>
    <w:rsid w:val="008E258A"/>
    <w:rsid w:val="008E2C9B"/>
    <w:rsid w:val="008E4524"/>
    <w:rsid w:val="008E5354"/>
    <w:rsid w:val="008E55F2"/>
    <w:rsid w:val="008E69BF"/>
    <w:rsid w:val="008E6AEC"/>
    <w:rsid w:val="008E782B"/>
    <w:rsid w:val="008F0581"/>
    <w:rsid w:val="008F0AC8"/>
    <w:rsid w:val="008F0EE1"/>
    <w:rsid w:val="008F1199"/>
    <w:rsid w:val="008F17D6"/>
    <w:rsid w:val="008F18F6"/>
    <w:rsid w:val="008F1B21"/>
    <w:rsid w:val="008F2B6F"/>
    <w:rsid w:val="008F365F"/>
    <w:rsid w:val="008F4E3F"/>
    <w:rsid w:val="008F6003"/>
    <w:rsid w:val="008F66D6"/>
    <w:rsid w:val="008F6E72"/>
    <w:rsid w:val="008F7CDB"/>
    <w:rsid w:val="009007DE"/>
    <w:rsid w:val="00901499"/>
    <w:rsid w:val="00902B62"/>
    <w:rsid w:val="00902BC3"/>
    <w:rsid w:val="00903224"/>
    <w:rsid w:val="00905878"/>
    <w:rsid w:val="00907738"/>
    <w:rsid w:val="00907C44"/>
    <w:rsid w:val="0091006F"/>
    <w:rsid w:val="00910717"/>
    <w:rsid w:val="00911089"/>
    <w:rsid w:val="00912269"/>
    <w:rsid w:val="00913018"/>
    <w:rsid w:val="0091411B"/>
    <w:rsid w:val="00915415"/>
    <w:rsid w:val="009155E8"/>
    <w:rsid w:val="00915B4E"/>
    <w:rsid w:val="00917598"/>
    <w:rsid w:val="00917E7F"/>
    <w:rsid w:val="0092068A"/>
    <w:rsid w:val="0092069B"/>
    <w:rsid w:val="0092070F"/>
    <w:rsid w:val="00920808"/>
    <w:rsid w:val="00920EF0"/>
    <w:rsid w:val="009219F9"/>
    <w:rsid w:val="00922EF5"/>
    <w:rsid w:val="009236B7"/>
    <w:rsid w:val="00924166"/>
    <w:rsid w:val="00926137"/>
    <w:rsid w:val="009263DE"/>
    <w:rsid w:val="00927355"/>
    <w:rsid w:val="00931369"/>
    <w:rsid w:val="009318DF"/>
    <w:rsid w:val="00931976"/>
    <w:rsid w:val="00932257"/>
    <w:rsid w:val="009337A2"/>
    <w:rsid w:val="00933FE8"/>
    <w:rsid w:val="0093482B"/>
    <w:rsid w:val="00934905"/>
    <w:rsid w:val="00934F29"/>
    <w:rsid w:val="00935149"/>
    <w:rsid w:val="00935207"/>
    <w:rsid w:val="009359A6"/>
    <w:rsid w:val="0093670A"/>
    <w:rsid w:val="00937417"/>
    <w:rsid w:val="00937682"/>
    <w:rsid w:val="009400ED"/>
    <w:rsid w:val="009401AE"/>
    <w:rsid w:val="00940595"/>
    <w:rsid w:val="00941A98"/>
    <w:rsid w:val="009421B4"/>
    <w:rsid w:val="00942287"/>
    <w:rsid w:val="0094264E"/>
    <w:rsid w:val="00942673"/>
    <w:rsid w:val="00943790"/>
    <w:rsid w:val="00945E5A"/>
    <w:rsid w:val="009466B2"/>
    <w:rsid w:val="009466FA"/>
    <w:rsid w:val="009478DC"/>
    <w:rsid w:val="00950618"/>
    <w:rsid w:val="00952660"/>
    <w:rsid w:val="00952D08"/>
    <w:rsid w:val="00953223"/>
    <w:rsid w:val="009534BC"/>
    <w:rsid w:val="00953543"/>
    <w:rsid w:val="009538C9"/>
    <w:rsid w:val="00954529"/>
    <w:rsid w:val="0095505A"/>
    <w:rsid w:val="00955881"/>
    <w:rsid w:val="009559ED"/>
    <w:rsid w:val="009566A5"/>
    <w:rsid w:val="00957366"/>
    <w:rsid w:val="0096013B"/>
    <w:rsid w:val="009613B2"/>
    <w:rsid w:val="00961BD2"/>
    <w:rsid w:val="0096203D"/>
    <w:rsid w:val="00963022"/>
    <w:rsid w:val="00963561"/>
    <w:rsid w:val="00963CAC"/>
    <w:rsid w:val="009643E3"/>
    <w:rsid w:val="009659AE"/>
    <w:rsid w:val="00966163"/>
    <w:rsid w:val="0097068D"/>
    <w:rsid w:val="0097109C"/>
    <w:rsid w:val="00972084"/>
    <w:rsid w:val="009728BC"/>
    <w:rsid w:val="00974371"/>
    <w:rsid w:val="00974E71"/>
    <w:rsid w:val="00975470"/>
    <w:rsid w:val="00976649"/>
    <w:rsid w:val="00976756"/>
    <w:rsid w:val="00977EB0"/>
    <w:rsid w:val="0098032D"/>
    <w:rsid w:val="0098149E"/>
    <w:rsid w:val="00982188"/>
    <w:rsid w:val="00982352"/>
    <w:rsid w:val="009823B3"/>
    <w:rsid w:val="00984690"/>
    <w:rsid w:val="00984736"/>
    <w:rsid w:val="009856FF"/>
    <w:rsid w:val="00985FE8"/>
    <w:rsid w:val="0098637B"/>
    <w:rsid w:val="00986B4F"/>
    <w:rsid w:val="00987435"/>
    <w:rsid w:val="00987ABB"/>
    <w:rsid w:val="00991858"/>
    <w:rsid w:val="0099255E"/>
    <w:rsid w:val="00992BF8"/>
    <w:rsid w:val="00993CAF"/>
    <w:rsid w:val="009940EC"/>
    <w:rsid w:val="00994943"/>
    <w:rsid w:val="00994CA6"/>
    <w:rsid w:val="00995A15"/>
    <w:rsid w:val="009968D1"/>
    <w:rsid w:val="00996FDF"/>
    <w:rsid w:val="0099724E"/>
    <w:rsid w:val="009A0E06"/>
    <w:rsid w:val="009A1099"/>
    <w:rsid w:val="009A1571"/>
    <w:rsid w:val="009A1C53"/>
    <w:rsid w:val="009A2734"/>
    <w:rsid w:val="009A34A8"/>
    <w:rsid w:val="009A3FA6"/>
    <w:rsid w:val="009A43A4"/>
    <w:rsid w:val="009A44D9"/>
    <w:rsid w:val="009A6ECE"/>
    <w:rsid w:val="009B1109"/>
    <w:rsid w:val="009B1E4A"/>
    <w:rsid w:val="009B299C"/>
    <w:rsid w:val="009B3E2F"/>
    <w:rsid w:val="009B413B"/>
    <w:rsid w:val="009B4631"/>
    <w:rsid w:val="009B5636"/>
    <w:rsid w:val="009B65F2"/>
    <w:rsid w:val="009B66A4"/>
    <w:rsid w:val="009C0100"/>
    <w:rsid w:val="009C11A3"/>
    <w:rsid w:val="009C1263"/>
    <w:rsid w:val="009C13C4"/>
    <w:rsid w:val="009C3862"/>
    <w:rsid w:val="009C5CCF"/>
    <w:rsid w:val="009C61B7"/>
    <w:rsid w:val="009C67BB"/>
    <w:rsid w:val="009C74E8"/>
    <w:rsid w:val="009D022F"/>
    <w:rsid w:val="009D10A0"/>
    <w:rsid w:val="009D1109"/>
    <w:rsid w:val="009D12CD"/>
    <w:rsid w:val="009D1696"/>
    <w:rsid w:val="009D22FD"/>
    <w:rsid w:val="009D269E"/>
    <w:rsid w:val="009D26BE"/>
    <w:rsid w:val="009D3C01"/>
    <w:rsid w:val="009D47AB"/>
    <w:rsid w:val="009D51B8"/>
    <w:rsid w:val="009E1159"/>
    <w:rsid w:val="009E3398"/>
    <w:rsid w:val="009E34EE"/>
    <w:rsid w:val="009E5C2F"/>
    <w:rsid w:val="009E794F"/>
    <w:rsid w:val="009F0174"/>
    <w:rsid w:val="009F0DBB"/>
    <w:rsid w:val="009F255F"/>
    <w:rsid w:val="009F288F"/>
    <w:rsid w:val="009F3CC2"/>
    <w:rsid w:val="009F3EE2"/>
    <w:rsid w:val="009F4C66"/>
    <w:rsid w:val="009F503C"/>
    <w:rsid w:val="009F52D6"/>
    <w:rsid w:val="009F5FD6"/>
    <w:rsid w:val="009F601B"/>
    <w:rsid w:val="009F63C2"/>
    <w:rsid w:val="009F662C"/>
    <w:rsid w:val="009F72A1"/>
    <w:rsid w:val="009F7DEB"/>
    <w:rsid w:val="00A00830"/>
    <w:rsid w:val="00A00C53"/>
    <w:rsid w:val="00A00D74"/>
    <w:rsid w:val="00A029A1"/>
    <w:rsid w:val="00A02ED4"/>
    <w:rsid w:val="00A039E9"/>
    <w:rsid w:val="00A05436"/>
    <w:rsid w:val="00A05736"/>
    <w:rsid w:val="00A05DAC"/>
    <w:rsid w:val="00A0657D"/>
    <w:rsid w:val="00A06716"/>
    <w:rsid w:val="00A06DDA"/>
    <w:rsid w:val="00A11CB9"/>
    <w:rsid w:val="00A13F78"/>
    <w:rsid w:val="00A14161"/>
    <w:rsid w:val="00A1467D"/>
    <w:rsid w:val="00A14EEC"/>
    <w:rsid w:val="00A153E5"/>
    <w:rsid w:val="00A16F26"/>
    <w:rsid w:val="00A20AA2"/>
    <w:rsid w:val="00A20EB3"/>
    <w:rsid w:val="00A214BC"/>
    <w:rsid w:val="00A218AD"/>
    <w:rsid w:val="00A21D28"/>
    <w:rsid w:val="00A22947"/>
    <w:rsid w:val="00A22D3A"/>
    <w:rsid w:val="00A238B0"/>
    <w:rsid w:val="00A2395E"/>
    <w:rsid w:val="00A241D7"/>
    <w:rsid w:val="00A25C38"/>
    <w:rsid w:val="00A26D19"/>
    <w:rsid w:val="00A26E5D"/>
    <w:rsid w:val="00A31B1B"/>
    <w:rsid w:val="00A31DF3"/>
    <w:rsid w:val="00A33476"/>
    <w:rsid w:val="00A33BCE"/>
    <w:rsid w:val="00A33FAF"/>
    <w:rsid w:val="00A3437E"/>
    <w:rsid w:val="00A34E7F"/>
    <w:rsid w:val="00A35654"/>
    <w:rsid w:val="00A36609"/>
    <w:rsid w:val="00A36AA0"/>
    <w:rsid w:val="00A37047"/>
    <w:rsid w:val="00A3727D"/>
    <w:rsid w:val="00A42363"/>
    <w:rsid w:val="00A4288E"/>
    <w:rsid w:val="00A43240"/>
    <w:rsid w:val="00A478D8"/>
    <w:rsid w:val="00A47A58"/>
    <w:rsid w:val="00A503AD"/>
    <w:rsid w:val="00A50ADA"/>
    <w:rsid w:val="00A520D6"/>
    <w:rsid w:val="00A523BD"/>
    <w:rsid w:val="00A525CE"/>
    <w:rsid w:val="00A52810"/>
    <w:rsid w:val="00A52AC8"/>
    <w:rsid w:val="00A53A48"/>
    <w:rsid w:val="00A547C8"/>
    <w:rsid w:val="00A553CF"/>
    <w:rsid w:val="00A55C13"/>
    <w:rsid w:val="00A57214"/>
    <w:rsid w:val="00A57565"/>
    <w:rsid w:val="00A61746"/>
    <w:rsid w:val="00A61B2B"/>
    <w:rsid w:val="00A627A7"/>
    <w:rsid w:val="00A632A1"/>
    <w:rsid w:val="00A63675"/>
    <w:rsid w:val="00A641AB"/>
    <w:rsid w:val="00A64F61"/>
    <w:rsid w:val="00A657FA"/>
    <w:rsid w:val="00A65BA4"/>
    <w:rsid w:val="00A6704F"/>
    <w:rsid w:val="00A678B1"/>
    <w:rsid w:val="00A678EB"/>
    <w:rsid w:val="00A67B11"/>
    <w:rsid w:val="00A67EB8"/>
    <w:rsid w:val="00A702CC"/>
    <w:rsid w:val="00A704EA"/>
    <w:rsid w:val="00A70722"/>
    <w:rsid w:val="00A70EBB"/>
    <w:rsid w:val="00A71E87"/>
    <w:rsid w:val="00A72198"/>
    <w:rsid w:val="00A729F0"/>
    <w:rsid w:val="00A72E5F"/>
    <w:rsid w:val="00A72F2D"/>
    <w:rsid w:val="00A73040"/>
    <w:rsid w:val="00A73A9D"/>
    <w:rsid w:val="00A73B95"/>
    <w:rsid w:val="00A742CE"/>
    <w:rsid w:val="00A7450B"/>
    <w:rsid w:val="00A74584"/>
    <w:rsid w:val="00A80AF9"/>
    <w:rsid w:val="00A851DB"/>
    <w:rsid w:val="00A85B83"/>
    <w:rsid w:val="00A863D4"/>
    <w:rsid w:val="00A87369"/>
    <w:rsid w:val="00A9164D"/>
    <w:rsid w:val="00A919B3"/>
    <w:rsid w:val="00A91FAD"/>
    <w:rsid w:val="00A92985"/>
    <w:rsid w:val="00A929F2"/>
    <w:rsid w:val="00A92B6B"/>
    <w:rsid w:val="00A94E01"/>
    <w:rsid w:val="00A957E2"/>
    <w:rsid w:val="00A959E7"/>
    <w:rsid w:val="00A9658B"/>
    <w:rsid w:val="00A979E4"/>
    <w:rsid w:val="00AA0143"/>
    <w:rsid w:val="00AA17C7"/>
    <w:rsid w:val="00AA1931"/>
    <w:rsid w:val="00AA1B3F"/>
    <w:rsid w:val="00AA1F78"/>
    <w:rsid w:val="00AA2184"/>
    <w:rsid w:val="00AA2620"/>
    <w:rsid w:val="00AA327A"/>
    <w:rsid w:val="00AA3BC8"/>
    <w:rsid w:val="00AA3E3A"/>
    <w:rsid w:val="00AA40CB"/>
    <w:rsid w:val="00AA472D"/>
    <w:rsid w:val="00AA4A62"/>
    <w:rsid w:val="00AA6692"/>
    <w:rsid w:val="00AA66E5"/>
    <w:rsid w:val="00AA7463"/>
    <w:rsid w:val="00AA7E5A"/>
    <w:rsid w:val="00AB0FAA"/>
    <w:rsid w:val="00AB19C2"/>
    <w:rsid w:val="00AB206A"/>
    <w:rsid w:val="00AB4482"/>
    <w:rsid w:val="00AB63F1"/>
    <w:rsid w:val="00AB679F"/>
    <w:rsid w:val="00AB71B6"/>
    <w:rsid w:val="00AB7632"/>
    <w:rsid w:val="00AB7FD1"/>
    <w:rsid w:val="00AC1D78"/>
    <w:rsid w:val="00AC331E"/>
    <w:rsid w:val="00AC36A3"/>
    <w:rsid w:val="00AC372D"/>
    <w:rsid w:val="00AC3C11"/>
    <w:rsid w:val="00AC7273"/>
    <w:rsid w:val="00AC7708"/>
    <w:rsid w:val="00AC7719"/>
    <w:rsid w:val="00AD20B8"/>
    <w:rsid w:val="00AD4022"/>
    <w:rsid w:val="00AD61BC"/>
    <w:rsid w:val="00AD64D8"/>
    <w:rsid w:val="00AD7649"/>
    <w:rsid w:val="00AD7DBE"/>
    <w:rsid w:val="00AE03EA"/>
    <w:rsid w:val="00AE0612"/>
    <w:rsid w:val="00AE16CE"/>
    <w:rsid w:val="00AE184E"/>
    <w:rsid w:val="00AE207B"/>
    <w:rsid w:val="00AE2720"/>
    <w:rsid w:val="00AE31E6"/>
    <w:rsid w:val="00AE3CEB"/>
    <w:rsid w:val="00AE4445"/>
    <w:rsid w:val="00AE4683"/>
    <w:rsid w:val="00AE4F72"/>
    <w:rsid w:val="00AE5470"/>
    <w:rsid w:val="00AE5DD2"/>
    <w:rsid w:val="00AE60F0"/>
    <w:rsid w:val="00AE6461"/>
    <w:rsid w:val="00AE659D"/>
    <w:rsid w:val="00AE66C2"/>
    <w:rsid w:val="00AE694B"/>
    <w:rsid w:val="00AE6B21"/>
    <w:rsid w:val="00AF0014"/>
    <w:rsid w:val="00AF0071"/>
    <w:rsid w:val="00AF0FE0"/>
    <w:rsid w:val="00AF18C1"/>
    <w:rsid w:val="00AF1FD1"/>
    <w:rsid w:val="00AF2ACB"/>
    <w:rsid w:val="00AF2B5C"/>
    <w:rsid w:val="00AF3001"/>
    <w:rsid w:val="00AF3E11"/>
    <w:rsid w:val="00AF488A"/>
    <w:rsid w:val="00AF5632"/>
    <w:rsid w:val="00AF69A1"/>
    <w:rsid w:val="00AF74CD"/>
    <w:rsid w:val="00B00314"/>
    <w:rsid w:val="00B00DA8"/>
    <w:rsid w:val="00B011A5"/>
    <w:rsid w:val="00B01DAC"/>
    <w:rsid w:val="00B01F4B"/>
    <w:rsid w:val="00B02166"/>
    <w:rsid w:val="00B021A0"/>
    <w:rsid w:val="00B024FA"/>
    <w:rsid w:val="00B0268E"/>
    <w:rsid w:val="00B02843"/>
    <w:rsid w:val="00B02DB4"/>
    <w:rsid w:val="00B042FB"/>
    <w:rsid w:val="00B043F8"/>
    <w:rsid w:val="00B04979"/>
    <w:rsid w:val="00B04BE3"/>
    <w:rsid w:val="00B04FBE"/>
    <w:rsid w:val="00B055E2"/>
    <w:rsid w:val="00B069A9"/>
    <w:rsid w:val="00B06CE2"/>
    <w:rsid w:val="00B073B5"/>
    <w:rsid w:val="00B07CCA"/>
    <w:rsid w:val="00B1082F"/>
    <w:rsid w:val="00B10BEF"/>
    <w:rsid w:val="00B1335F"/>
    <w:rsid w:val="00B14FC8"/>
    <w:rsid w:val="00B160BA"/>
    <w:rsid w:val="00B206FA"/>
    <w:rsid w:val="00B2074F"/>
    <w:rsid w:val="00B20A36"/>
    <w:rsid w:val="00B21663"/>
    <w:rsid w:val="00B219E1"/>
    <w:rsid w:val="00B22B65"/>
    <w:rsid w:val="00B240DB"/>
    <w:rsid w:val="00B2506F"/>
    <w:rsid w:val="00B25AC3"/>
    <w:rsid w:val="00B2634A"/>
    <w:rsid w:val="00B26512"/>
    <w:rsid w:val="00B26F0B"/>
    <w:rsid w:val="00B270F2"/>
    <w:rsid w:val="00B27795"/>
    <w:rsid w:val="00B27C83"/>
    <w:rsid w:val="00B30D5A"/>
    <w:rsid w:val="00B3209E"/>
    <w:rsid w:val="00B3212B"/>
    <w:rsid w:val="00B32BD4"/>
    <w:rsid w:val="00B32C96"/>
    <w:rsid w:val="00B33542"/>
    <w:rsid w:val="00B335C6"/>
    <w:rsid w:val="00B336D4"/>
    <w:rsid w:val="00B33FAC"/>
    <w:rsid w:val="00B340DB"/>
    <w:rsid w:val="00B34197"/>
    <w:rsid w:val="00B34929"/>
    <w:rsid w:val="00B34FB9"/>
    <w:rsid w:val="00B3688B"/>
    <w:rsid w:val="00B3717A"/>
    <w:rsid w:val="00B37DFC"/>
    <w:rsid w:val="00B40E15"/>
    <w:rsid w:val="00B40ED4"/>
    <w:rsid w:val="00B40FD1"/>
    <w:rsid w:val="00B413D7"/>
    <w:rsid w:val="00B42DEE"/>
    <w:rsid w:val="00B42E88"/>
    <w:rsid w:val="00B443AC"/>
    <w:rsid w:val="00B4477B"/>
    <w:rsid w:val="00B45B05"/>
    <w:rsid w:val="00B45C0A"/>
    <w:rsid w:val="00B46042"/>
    <w:rsid w:val="00B464F9"/>
    <w:rsid w:val="00B466C5"/>
    <w:rsid w:val="00B476CB"/>
    <w:rsid w:val="00B47CF6"/>
    <w:rsid w:val="00B5194C"/>
    <w:rsid w:val="00B51C7B"/>
    <w:rsid w:val="00B51ECB"/>
    <w:rsid w:val="00B52976"/>
    <w:rsid w:val="00B52C00"/>
    <w:rsid w:val="00B533EB"/>
    <w:rsid w:val="00B53B2D"/>
    <w:rsid w:val="00B53DB3"/>
    <w:rsid w:val="00B55E20"/>
    <w:rsid w:val="00B6026C"/>
    <w:rsid w:val="00B61303"/>
    <w:rsid w:val="00B61B96"/>
    <w:rsid w:val="00B61F7D"/>
    <w:rsid w:val="00B6300D"/>
    <w:rsid w:val="00B631F2"/>
    <w:rsid w:val="00B63BC2"/>
    <w:rsid w:val="00B658B0"/>
    <w:rsid w:val="00B65B13"/>
    <w:rsid w:val="00B6626F"/>
    <w:rsid w:val="00B710E7"/>
    <w:rsid w:val="00B716BE"/>
    <w:rsid w:val="00B71A0F"/>
    <w:rsid w:val="00B725BE"/>
    <w:rsid w:val="00B7267E"/>
    <w:rsid w:val="00B731D5"/>
    <w:rsid w:val="00B7361C"/>
    <w:rsid w:val="00B746F6"/>
    <w:rsid w:val="00B7484C"/>
    <w:rsid w:val="00B74B1F"/>
    <w:rsid w:val="00B75630"/>
    <w:rsid w:val="00B77BC6"/>
    <w:rsid w:val="00B80B70"/>
    <w:rsid w:val="00B81984"/>
    <w:rsid w:val="00B81E92"/>
    <w:rsid w:val="00B8209A"/>
    <w:rsid w:val="00B8259F"/>
    <w:rsid w:val="00B843FE"/>
    <w:rsid w:val="00B84C62"/>
    <w:rsid w:val="00B85A7E"/>
    <w:rsid w:val="00B860A8"/>
    <w:rsid w:val="00B863BA"/>
    <w:rsid w:val="00B8729F"/>
    <w:rsid w:val="00B8753A"/>
    <w:rsid w:val="00B87DAC"/>
    <w:rsid w:val="00B91125"/>
    <w:rsid w:val="00B91C19"/>
    <w:rsid w:val="00B9398F"/>
    <w:rsid w:val="00B97DE5"/>
    <w:rsid w:val="00BA006F"/>
    <w:rsid w:val="00BA015B"/>
    <w:rsid w:val="00BA02E0"/>
    <w:rsid w:val="00BA0DB4"/>
    <w:rsid w:val="00BA0FF9"/>
    <w:rsid w:val="00BA1830"/>
    <w:rsid w:val="00BA1AE5"/>
    <w:rsid w:val="00BA2765"/>
    <w:rsid w:val="00BA2D65"/>
    <w:rsid w:val="00BA35FB"/>
    <w:rsid w:val="00BA3D4D"/>
    <w:rsid w:val="00BA3EB1"/>
    <w:rsid w:val="00BA4993"/>
    <w:rsid w:val="00BA50D2"/>
    <w:rsid w:val="00BA65EF"/>
    <w:rsid w:val="00BA7289"/>
    <w:rsid w:val="00BB044F"/>
    <w:rsid w:val="00BB0BF4"/>
    <w:rsid w:val="00BB1B46"/>
    <w:rsid w:val="00BB2365"/>
    <w:rsid w:val="00BB3270"/>
    <w:rsid w:val="00BB354B"/>
    <w:rsid w:val="00BB5BEA"/>
    <w:rsid w:val="00BB6A4A"/>
    <w:rsid w:val="00BB6CCF"/>
    <w:rsid w:val="00BB745E"/>
    <w:rsid w:val="00BC0112"/>
    <w:rsid w:val="00BC0616"/>
    <w:rsid w:val="00BC2602"/>
    <w:rsid w:val="00BC2BAF"/>
    <w:rsid w:val="00BC3A27"/>
    <w:rsid w:val="00BC4752"/>
    <w:rsid w:val="00BC584A"/>
    <w:rsid w:val="00BD01A8"/>
    <w:rsid w:val="00BD1155"/>
    <w:rsid w:val="00BD1206"/>
    <w:rsid w:val="00BD212D"/>
    <w:rsid w:val="00BD2480"/>
    <w:rsid w:val="00BD29D9"/>
    <w:rsid w:val="00BD2F85"/>
    <w:rsid w:val="00BD4B5D"/>
    <w:rsid w:val="00BD4CDE"/>
    <w:rsid w:val="00BD5117"/>
    <w:rsid w:val="00BD5E5F"/>
    <w:rsid w:val="00BD7002"/>
    <w:rsid w:val="00BD7094"/>
    <w:rsid w:val="00BD71C3"/>
    <w:rsid w:val="00BD7411"/>
    <w:rsid w:val="00BD74D8"/>
    <w:rsid w:val="00BD774B"/>
    <w:rsid w:val="00BE02D6"/>
    <w:rsid w:val="00BE0AD7"/>
    <w:rsid w:val="00BE2493"/>
    <w:rsid w:val="00BE3EBE"/>
    <w:rsid w:val="00BE5700"/>
    <w:rsid w:val="00BE57E8"/>
    <w:rsid w:val="00BE621B"/>
    <w:rsid w:val="00BE68A2"/>
    <w:rsid w:val="00BE7580"/>
    <w:rsid w:val="00BE7F50"/>
    <w:rsid w:val="00BF0308"/>
    <w:rsid w:val="00BF11FF"/>
    <w:rsid w:val="00BF1901"/>
    <w:rsid w:val="00BF1E4E"/>
    <w:rsid w:val="00BF2260"/>
    <w:rsid w:val="00BF2FEB"/>
    <w:rsid w:val="00BF35CC"/>
    <w:rsid w:val="00BF36B2"/>
    <w:rsid w:val="00BF3BDE"/>
    <w:rsid w:val="00BF3D6A"/>
    <w:rsid w:val="00BF461C"/>
    <w:rsid w:val="00BF47FC"/>
    <w:rsid w:val="00BF5925"/>
    <w:rsid w:val="00BF595A"/>
    <w:rsid w:val="00BF5CBA"/>
    <w:rsid w:val="00BF60AF"/>
    <w:rsid w:val="00BF787C"/>
    <w:rsid w:val="00C0141D"/>
    <w:rsid w:val="00C0320A"/>
    <w:rsid w:val="00C03293"/>
    <w:rsid w:val="00C0437D"/>
    <w:rsid w:val="00C04C58"/>
    <w:rsid w:val="00C105B8"/>
    <w:rsid w:val="00C10A4B"/>
    <w:rsid w:val="00C111C6"/>
    <w:rsid w:val="00C118EB"/>
    <w:rsid w:val="00C11A4B"/>
    <w:rsid w:val="00C145F0"/>
    <w:rsid w:val="00C15569"/>
    <w:rsid w:val="00C15C09"/>
    <w:rsid w:val="00C1679D"/>
    <w:rsid w:val="00C17161"/>
    <w:rsid w:val="00C17F5E"/>
    <w:rsid w:val="00C200D7"/>
    <w:rsid w:val="00C2210D"/>
    <w:rsid w:val="00C22E67"/>
    <w:rsid w:val="00C2319D"/>
    <w:rsid w:val="00C23D41"/>
    <w:rsid w:val="00C25287"/>
    <w:rsid w:val="00C26A39"/>
    <w:rsid w:val="00C27861"/>
    <w:rsid w:val="00C27C0B"/>
    <w:rsid w:val="00C306C7"/>
    <w:rsid w:val="00C3105C"/>
    <w:rsid w:val="00C31191"/>
    <w:rsid w:val="00C314DF"/>
    <w:rsid w:val="00C31D68"/>
    <w:rsid w:val="00C32459"/>
    <w:rsid w:val="00C32F81"/>
    <w:rsid w:val="00C3322F"/>
    <w:rsid w:val="00C33BB6"/>
    <w:rsid w:val="00C33CED"/>
    <w:rsid w:val="00C34D1C"/>
    <w:rsid w:val="00C35F39"/>
    <w:rsid w:val="00C36C92"/>
    <w:rsid w:val="00C36EA8"/>
    <w:rsid w:val="00C426C9"/>
    <w:rsid w:val="00C42A5A"/>
    <w:rsid w:val="00C42C3D"/>
    <w:rsid w:val="00C42ECF"/>
    <w:rsid w:val="00C438C4"/>
    <w:rsid w:val="00C44D77"/>
    <w:rsid w:val="00C452FC"/>
    <w:rsid w:val="00C45D49"/>
    <w:rsid w:val="00C45F5F"/>
    <w:rsid w:val="00C465EF"/>
    <w:rsid w:val="00C47627"/>
    <w:rsid w:val="00C47995"/>
    <w:rsid w:val="00C47AD2"/>
    <w:rsid w:val="00C5097A"/>
    <w:rsid w:val="00C50EE2"/>
    <w:rsid w:val="00C50F1A"/>
    <w:rsid w:val="00C51B7C"/>
    <w:rsid w:val="00C521BB"/>
    <w:rsid w:val="00C524C0"/>
    <w:rsid w:val="00C53045"/>
    <w:rsid w:val="00C53D97"/>
    <w:rsid w:val="00C53F76"/>
    <w:rsid w:val="00C55E7F"/>
    <w:rsid w:val="00C57D59"/>
    <w:rsid w:val="00C601EC"/>
    <w:rsid w:val="00C6022B"/>
    <w:rsid w:val="00C60FCE"/>
    <w:rsid w:val="00C614A1"/>
    <w:rsid w:val="00C620B5"/>
    <w:rsid w:val="00C636FC"/>
    <w:rsid w:val="00C638D2"/>
    <w:rsid w:val="00C66374"/>
    <w:rsid w:val="00C66F73"/>
    <w:rsid w:val="00C67856"/>
    <w:rsid w:val="00C7144C"/>
    <w:rsid w:val="00C737B2"/>
    <w:rsid w:val="00C742A0"/>
    <w:rsid w:val="00C74B64"/>
    <w:rsid w:val="00C75C5A"/>
    <w:rsid w:val="00C75C9B"/>
    <w:rsid w:val="00C76536"/>
    <w:rsid w:val="00C76FF5"/>
    <w:rsid w:val="00C770CA"/>
    <w:rsid w:val="00C803E3"/>
    <w:rsid w:val="00C82314"/>
    <w:rsid w:val="00C826D1"/>
    <w:rsid w:val="00C82A06"/>
    <w:rsid w:val="00C82E69"/>
    <w:rsid w:val="00C84214"/>
    <w:rsid w:val="00C84A42"/>
    <w:rsid w:val="00C86C83"/>
    <w:rsid w:val="00C86FA8"/>
    <w:rsid w:val="00C87D9B"/>
    <w:rsid w:val="00C91262"/>
    <w:rsid w:val="00C92A71"/>
    <w:rsid w:val="00C935D4"/>
    <w:rsid w:val="00C93948"/>
    <w:rsid w:val="00C94387"/>
    <w:rsid w:val="00C943F9"/>
    <w:rsid w:val="00C94702"/>
    <w:rsid w:val="00C95AE5"/>
    <w:rsid w:val="00C96619"/>
    <w:rsid w:val="00CA0329"/>
    <w:rsid w:val="00CA04A0"/>
    <w:rsid w:val="00CA24E7"/>
    <w:rsid w:val="00CA5502"/>
    <w:rsid w:val="00CA5630"/>
    <w:rsid w:val="00CA6921"/>
    <w:rsid w:val="00CB19FB"/>
    <w:rsid w:val="00CB2680"/>
    <w:rsid w:val="00CB34B7"/>
    <w:rsid w:val="00CB4321"/>
    <w:rsid w:val="00CB4D0B"/>
    <w:rsid w:val="00CB59F8"/>
    <w:rsid w:val="00CB5BA9"/>
    <w:rsid w:val="00CB69E7"/>
    <w:rsid w:val="00CB7506"/>
    <w:rsid w:val="00CC0364"/>
    <w:rsid w:val="00CC0882"/>
    <w:rsid w:val="00CC0FFC"/>
    <w:rsid w:val="00CC2105"/>
    <w:rsid w:val="00CC434B"/>
    <w:rsid w:val="00CC5440"/>
    <w:rsid w:val="00CC5740"/>
    <w:rsid w:val="00CD084C"/>
    <w:rsid w:val="00CD13D2"/>
    <w:rsid w:val="00CD26FF"/>
    <w:rsid w:val="00CD4C22"/>
    <w:rsid w:val="00CD61A1"/>
    <w:rsid w:val="00CD69B6"/>
    <w:rsid w:val="00CD7515"/>
    <w:rsid w:val="00CE0183"/>
    <w:rsid w:val="00CE159E"/>
    <w:rsid w:val="00CE1D5F"/>
    <w:rsid w:val="00CE3450"/>
    <w:rsid w:val="00CE3BE7"/>
    <w:rsid w:val="00CE42B5"/>
    <w:rsid w:val="00CE5124"/>
    <w:rsid w:val="00CE6CAA"/>
    <w:rsid w:val="00CE6D32"/>
    <w:rsid w:val="00CE71B2"/>
    <w:rsid w:val="00CF05B2"/>
    <w:rsid w:val="00CF08D8"/>
    <w:rsid w:val="00CF1F74"/>
    <w:rsid w:val="00CF3266"/>
    <w:rsid w:val="00CF3E44"/>
    <w:rsid w:val="00CF4C42"/>
    <w:rsid w:val="00CF506F"/>
    <w:rsid w:val="00CF517B"/>
    <w:rsid w:val="00CF5AE4"/>
    <w:rsid w:val="00D0033E"/>
    <w:rsid w:val="00D00C75"/>
    <w:rsid w:val="00D01B55"/>
    <w:rsid w:val="00D01FB0"/>
    <w:rsid w:val="00D03BA1"/>
    <w:rsid w:val="00D03EE8"/>
    <w:rsid w:val="00D04864"/>
    <w:rsid w:val="00D05650"/>
    <w:rsid w:val="00D0662A"/>
    <w:rsid w:val="00D07E62"/>
    <w:rsid w:val="00D108DE"/>
    <w:rsid w:val="00D10A64"/>
    <w:rsid w:val="00D112C9"/>
    <w:rsid w:val="00D124EC"/>
    <w:rsid w:val="00D137C7"/>
    <w:rsid w:val="00D14568"/>
    <w:rsid w:val="00D14B4D"/>
    <w:rsid w:val="00D156C4"/>
    <w:rsid w:val="00D16802"/>
    <w:rsid w:val="00D17171"/>
    <w:rsid w:val="00D17F7E"/>
    <w:rsid w:val="00D20AA6"/>
    <w:rsid w:val="00D21D41"/>
    <w:rsid w:val="00D21EE9"/>
    <w:rsid w:val="00D2246C"/>
    <w:rsid w:val="00D23B43"/>
    <w:rsid w:val="00D23B57"/>
    <w:rsid w:val="00D26ABF"/>
    <w:rsid w:val="00D26B8B"/>
    <w:rsid w:val="00D27ABC"/>
    <w:rsid w:val="00D27D13"/>
    <w:rsid w:val="00D27E5F"/>
    <w:rsid w:val="00D30877"/>
    <w:rsid w:val="00D3231D"/>
    <w:rsid w:val="00D34293"/>
    <w:rsid w:val="00D342FB"/>
    <w:rsid w:val="00D34742"/>
    <w:rsid w:val="00D3484B"/>
    <w:rsid w:val="00D350B6"/>
    <w:rsid w:val="00D35727"/>
    <w:rsid w:val="00D35BBD"/>
    <w:rsid w:val="00D35C5A"/>
    <w:rsid w:val="00D36A4A"/>
    <w:rsid w:val="00D37466"/>
    <w:rsid w:val="00D3779A"/>
    <w:rsid w:val="00D37C77"/>
    <w:rsid w:val="00D40893"/>
    <w:rsid w:val="00D42224"/>
    <w:rsid w:val="00D4462D"/>
    <w:rsid w:val="00D44CFF"/>
    <w:rsid w:val="00D46785"/>
    <w:rsid w:val="00D521D3"/>
    <w:rsid w:val="00D530C8"/>
    <w:rsid w:val="00D5433C"/>
    <w:rsid w:val="00D54D4B"/>
    <w:rsid w:val="00D5535A"/>
    <w:rsid w:val="00D5557E"/>
    <w:rsid w:val="00D55E06"/>
    <w:rsid w:val="00D56466"/>
    <w:rsid w:val="00D567A2"/>
    <w:rsid w:val="00D574EF"/>
    <w:rsid w:val="00D575D4"/>
    <w:rsid w:val="00D57CF6"/>
    <w:rsid w:val="00D615A4"/>
    <w:rsid w:val="00D637EC"/>
    <w:rsid w:val="00D63977"/>
    <w:rsid w:val="00D63A94"/>
    <w:rsid w:val="00D63BF9"/>
    <w:rsid w:val="00D64A9A"/>
    <w:rsid w:val="00D6570F"/>
    <w:rsid w:val="00D65E2C"/>
    <w:rsid w:val="00D66943"/>
    <w:rsid w:val="00D66999"/>
    <w:rsid w:val="00D66B93"/>
    <w:rsid w:val="00D67436"/>
    <w:rsid w:val="00D70BFC"/>
    <w:rsid w:val="00D71167"/>
    <w:rsid w:val="00D72637"/>
    <w:rsid w:val="00D7270D"/>
    <w:rsid w:val="00D72F76"/>
    <w:rsid w:val="00D741FB"/>
    <w:rsid w:val="00D74512"/>
    <w:rsid w:val="00D745CD"/>
    <w:rsid w:val="00D7698B"/>
    <w:rsid w:val="00D77DD2"/>
    <w:rsid w:val="00D80934"/>
    <w:rsid w:val="00D80E7D"/>
    <w:rsid w:val="00D814AF"/>
    <w:rsid w:val="00D823E3"/>
    <w:rsid w:val="00D824CF"/>
    <w:rsid w:val="00D8263A"/>
    <w:rsid w:val="00D83CA5"/>
    <w:rsid w:val="00D84412"/>
    <w:rsid w:val="00D856B2"/>
    <w:rsid w:val="00D86BD0"/>
    <w:rsid w:val="00D86E36"/>
    <w:rsid w:val="00D871EF"/>
    <w:rsid w:val="00D8780C"/>
    <w:rsid w:val="00D87DC7"/>
    <w:rsid w:val="00D90FB0"/>
    <w:rsid w:val="00D91E86"/>
    <w:rsid w:val="00D9251C"/>
    <w:rsid w:val="00D93759"/>
    <w:rsid w:val="00D9378D"/>
    <w:rsid w:val="00D93FFB"/>
    <w:rsid w:val="00D9436D"/>
    <w:rsid w:val="00D94683"/>
    <w:rsid w:val="00D94F10"/>
    <w:rsid w:val="00D9631E"/>
    <w:rsid w:val="00D96678"/>
    <w:rsid w:val="00D97421"/>
    <w:rsid w:val="00D975A0"/>
    <w:rsid w:val="00D97781"/>
    <w:rsid w:val="00D978B6"/>
    <w:rsid w:val="00D97E29"/>
    <w:rsid w:val="00DA0CBB"/>
    <w:rsid w:val="00DA0DA7"/>
    <w:rsid w:val="00DA11BD"/>
    <w:rsid w:val="00DA24A7"/>
    <w:rsid w:val="00DA3BB3"/>
    <w:rsid w:val="00DA3C49"/>
    <w:rsid w:val="00DA515A"/>
    <w:rsid w:val="00DA623C"/>
    <w:rsid w:val="00DA67A2"/>
    <w:rsid w:val="00DB01F1"/>
    <w:rsid w:val="00DB02A4"/>
    <w:rsid w:val="00DB08F2"/>
    <w:rsid w:val="00DB2349"/>
    <w:rsid w:val="00DB3261"/>
    <w:rsid w:val="00DB33DB"/>
    <w:rsid w:val="00DB3F0C"/>
    <w:rsid w:val="00DB4552"/>
    <w:rsid w:val="00DB4F64"/>
    <w:rsid w:val="00DB5F76"/>
    <w:rsid w:val="00DB6A02"/>
    <w:rsid w:val="00DB6A66"/>
    <w:rsid w:val="00DB74E5"/>
    <w:rsid w:val="00DB77D6"/>
    <w:rsid w:val="00DB7822"/>
    <w:rsid w:val="00DC0806"/>
    <w:rsid w:val="00DC0DB3"/>
    <w:rsid w:val="00DC13F6"/>
    <w:rsid w:val="00DC14AF"/>
    <w:rsid w:val="00DC1E3D"/>
    <w:rsid w:val="00DC2D72"/>
    <w:rsid w:val="00DC2EA1"/>
    <w:rsid w:val="00DC3357"/>
    <w:rsid w:val="00DC3D6C"/>
    <w:rsid w:val="00DC4492"/>
    <w:rsid w:val="00DC4A65"/>
    <w:rsid w:val="00DC54E5"/>
    <w:rsid w:val="00DC74E4"/>
    <w:rsid w:val="00DD3A4B"/>
    <w:rsid w:val="00DD400B"/>
    <w:rsid w:val="00DD4F0F"/>
    <w:rsid w:val="00DD6F51"/>
    <w:rsid w:val="00DD795C"/>
    <w:rsid w:val="00DE038E"/>
    <w:rsid w:val="00DE041F"/>
    <w:rsid w:val="00DE2102"/>
    <w:rsid w:val="00DE431C"/>
    <w:rsid w:val="00DE4B28"/>
    <w:rsid w:val="00DE5489"/>
    <w:rsid w:val="00DE677A"/>
    <w:rsid w:val="00DE794E"/>
    <w:rsid w:val="00DF1E84"/>
    <w:rsid w:val="00DF28FB"/>
    <w:rsid w:val="00DF2BF2"/>
    <w:rsid w:val="00DF2C0B"/>
    <w:rsid w:val="00DF348C"/>
    <w:rsid w:val="00DF38A8"/>
    <w:rsid w:val="00DF3CE9"/>
    <w:rsid w:val="00DF4989"/>
    <w:rsid w:val="00DF4C3D"/>
    <w:rsid w:val="00DF5501"/>
    <w:rsid w:val="00DF5650"/>
    <w:rsid w:val="00DF5E5A"/>
    <w:rsid w:val="00DF6045"/>
    <w:rsid w:val="00DF6990"/>
    <w:rsid w:val="00DF6B85"/>
    <w:rsid w:val="00DF7A4F"/>
    <w:rsid w:val="00E006E3"/>
    <w:rsid w:val="00E009C2"/>
    <w:rsid w:val="00E0133C"/>
    <w:rsid w:val="00E016E8"/>
    <w:rsid w:val="00E01C85"/>
    <w:rsid w:val="00E029FD"/>
    <w:rsid w:val="00E06974"/>
    <w:rsid w:val="00E06AAB"/>
    <w:rsid w:val="00E07573"/>
    <w:rsid w:val="00E07589"/>
    <w:rsid w:val="00E10A7C"/>
    <w:rsid w:val="00E10ED4"/>
    <w:rsid w:val="00E114E0"/>
    <w:rsid w:val="00E11680"/>
    <w:rsid w:val="00E11A54"/>
    <w:rsid w:val="00E131DF"/>
    <w:rsid w:val="00E139C1"/>
    <w:rsid w:val="00E139FB"/>
    <w:rsid w:val="00E16E9F"/>
    <w:rsid w:val="00E175E0"/>
    <w:rsid w:val="00E2016C"/>
    <w:rsid w:val="00E20341"/>
    <w:rsid w:val="00E20A45"/>
    <w:rsid w:val="00E218E5"/>
    <w:rsid w:val="00E24039"/>
    <w:rsid w:val="00E24202"/>
    <w:rsid w:val="00E26FBF"/>
    <w:rsid w:val="00E312B7"/>
    <w:rsid w:val="00E31A9D"/>
    <w:rsid w:val="00E32B73"/>
    <w:rsid w:val="00E359BF"/>
    <w:rsid w:val="00E35A27"/>
    <w:rsid w:val="00E36142"/>
    <w:rsid w:val="00E363E8"/>
    <w:rsid w:val="00E3660A"/>
    <w:rsid w:val="00E36DDC"/>
    <w:rsid w:val="00E37593"/>
    <w:rsid w:val="00E404DF"/>
    <w:rsid w:val="00E4081F"/>
    <w:rsid w:val="00E412BF"/>
    <w:rsid w:val="00E425CC"/>
    <w:rsid w:val="00E42E4F"/>
    <w:rsid w:val="00E42F9C"/>
    <w:rsid w:val="00E43325"/>
    <w:rsid w:val="00E4337D"/>
    <w:rsid w:val="00E43642"/>
    <w:rsid w:val="00E43DDB"/>
    <w:rsid w:val="00E459EA"/>
    <w:rsid w:val="00E53BB5"/>
    <w:rsid w:val="00E545F0"/>
    <w:rsid w:val="00E5566F"/>
    <w:rsid w:val="00E5617A"/>
    <w:rsid w:val="00E561D8"/>
    <w:rsid w:val="00E566BC"/>
    <w:rsid w:val="00E56B3D"/>
    <w:rsid w:val="00E57A8F"/>
    <w:rsid w:val="00E604B5"/>
    <w:rsid w:val="00E60ED6"/>
    <w:rsid w:val="00E6104C"/>
    <w:rsid w:val="00E616EA"/>
    <w:rsid w:val="00E62B74"/>
    <w:rsid w:val="00E63096"/>
    <w:rsid w:val="00E63D83"/>
    <w:rsid w:val="00E650F0"/>
    <w:rsid w:val="00E65C26"/>
    <w:rsid w:val="00E677D0"/>
    <w:rsid w:val="00E67FC4"/>
    <w:rsid w:val="00E701B0"/>
    <w:rsid w:val="00E706DF"/>
    <w:rsid w:val="00E73301"/>
    <w:rsid w:val="00E739FA"/>
    <w:rsid w:val="00E74980"/>
    <w:rsid w:val="00E754FD"/>
    <w:rsid w:val="00E76569"/>
    <w:rsid w:val="00E7688B"/>
    <w:rsid w:val="00E76DCE"/>
    <w:rsid w:val="00E77477"/>
    <w:rsid w:val="00E77621"/>
    <w:rsid w:val="00E77AF8"/>
    <w:rsid w:val="00E77D10"/>
    <w:rsid w:val="00E801D0"/>
    <w:rsid w:val="00E805D4"/>
    <w:rsid w:val="00E80D1A"/>
    <w:rsid w:val="00E81A7A"/>
    <w:rsid w:val="00E823E7"/>
    <w:rsid w:val="00E82682"/>
    <w:rsid w:val="00E82D00"/>
    <w:rsid w:val="00E854AE"/>
    <w:rsid w:val="00E856C4"/>
    <w:rsid w:val="00E86690"/>
    <w:rsid w:val="00E8697B"/>
    <w:rsid w:val="00E86FEA"/>
    <w:rsid w:val="00E87CEB"/>
    <w:rsid w:val="00E90382"/>
    <w:rsid w:val="00E90F17"/>
    <w:rsid w:val="00E90F88"/>
    <w:rsid w:val="00E91ADF"/>
    <w:rsid w:val="00E91CB3"/>
    <w:rsid w:val="00E926AA"/>
    <w:rsid w:val="00E92E70"/>
    <w:rsid w:val="00E93E5C"/>
    <w:rsid w:val="00E962CD"/>
    <w:rsid w:val="00E971AA"/>
    <w:rsid w:val="00E97F57"/>
    <w:rsid w:val="00EA0BD6"/>
    <w:rsid w:val="00EA2BA3"/>
    <w:rsid w:val="00EA2E56"/>
    <w:rsid w:val="00EA4CFF"/>
    <w:rsid w:val="00EA6661"/>
    <w:rsid w:val="00EA6C01"/>
    <w:rsid w:val="00EA79FD"/>
    <w:rsid w:val="00EB2BF0"/>
    <w:rsid w:val="00EB49A5"/>
    <w:rsid w:val="00EB4A80"/>
    <w:rsid w:val="00EB572B"/>
    <w:rsid w:val="00EB78A0"/>
    <w:rsid w:val="00EB7E18"/>
    <w:rsid w:val="00EB7FBC"/>
    <w:rsid w:val="00EC084B"/>
    <w:rsid w:val="00EC21B8"/>
    <w:rsid w:val="00EC265D"/>
    <w:rsid w:val="00EC2E64"/>
    <w:rsid w:val="00EC4052"/>
    <w:rsid w:val="00EC5BDB"/>
    <w:rsid w:val="00EC7C89"/>
    <w:rsid w:val="00EC7EB3"/>
    <w:rsid w:val="00ED0102"/>
    <w:rsid w:val="00ED13EA"/>
    <w:rsid w:val="00ED169E"/>
    <w:rsid w:val="00ED1AD4"/>
    <w:rsid w:val="00ED206D"/>
    <w:rsid w:val="00ED30DD"/>
    <w:rsid w:val="00ED3890"/>
    <w:rsid w:val="00ED3D7A"/>
    <w:rsid w:val="00ED422B"/>
    <w:rsid w:val="00ED6A9E"/>
    <w:rsid w:val="00ED737F"/>
    <w:rsid w:val="00ED75F8"/>
    <w:rsid w:val="00EE0282"/>
    <w:rsid w:val="00EE034D"/>
    <w:rsid w:val="00EE156F"/>
    <w:rsid w:val="00EE21F0"/>
    <w:rsid w:val="00EE34C4"/>
    <w:rsid w:val="00EE3F53"/>
    <w:rsid w:val="00EE501B"/>
    <w:rsid w:val="00EE5276"/>
    <w:rsid w:val="00EE56BF"/>
    <w:rsid w:val="00EE56FA"/>
    <w:rsid w:val="00EE6766"/>
    <w:rsid w:val="00EE6953"/>
    <w:rsid w:val="00EE7125"/>
    <w:rsid w:val="00EE7583"/>
    <w:rsid w:val="00EE791A"/>
    <w:rsid w:val="00EF1578"/>
    <w:rsid w:val="00EF2064"/>
    <w:rsid w:val="00EF23BA"/>
    <w:rsid w:val="00EF26F6"/>
    <w:rsid w:val="00EF2B1A"/>
    <w:rsid w:val="00EF34E0"/>
    <w:rsid w:val="00EF514A"/>
    <w:rsid w:val="00EF5AF6"/>
    <w:rsid w:val="00EF666B"/>
    <w:rsid w:val="00EF6D93"/>
    <w:rsid w:val="00EF7730"/>
    <w:rsid w:val="00EF79B4"/>
    <w:rsid w:val="00F00147"/>
    <w:rsid w:val="00F001E6"/>
    <w:rsid w:val="00F003F6"/>
    <w:rsid w:val="00F004A4"/>
    <w:rsid w:val="00F016B1"/>
    <w:rsid w:val="00F01D6D"/>
    <w:rsid w:val="00F02868"/>
    <w:rsid w:val="00F05042"/>
    <w:rsid w:val="00F057E2"/>
    <w:rsid w:val="00F061C7"/>
    <w:rsid w:val="00F06592"/>
    <w:rsid w:val="00F06F0C"/>
    <w:rsid w:val="00F070FF"/>
    <w:rsid w:val="00F10342"/>
    <w:rsid w:val="00F11EF1"/>
    <w:rsid w:val="00F146E5"/>
    <w:rsid w:val="00F15342"/>
    <w:rsid w:val="00F17258"/>
    <w:rsid w:val="00F17285"/>
    <w:rsid w:val="00F17944"/>
    <w:rsid w:val="00F179A9"/>
    <w:rsid w:val="00F17B2F"/>
    <w:rsid w:val="00F2248D"/>
    <w:rsid w:val="00F22B50"/>
    <w:rsid w:val="00F24535"/>
    <w:rsid w:val="00F2464A"/>
    <w:rsid w:val="00F2485B"/>
    <w:rsid w:val="00F24FEC"/>
    <w:rsid w:val="00F258B3"/>
    <w:rsid w:val="00F27460"/>
    <w:rsid w:val="00F3084E"/>
    <w:rsid w:val="00F30BF6"/>
    <w:rsid w:val="00F30FBD"/>
    <w:rsid w:val="00F314D3"/>
    <w:rsid w:val="00F31796"/>
    <w:rsid w:val="00F357DF"/>
    <w:rsid w:val="00F3622D"/>
    <w:rsid w:val="00F36631"/>
    <w:rsid w:val="00F3795E"/>
    <w:rsid w:val="00F37CF7"/>
    <w:rsid w:val="00F439EE"/>
    <w:rsid w:val="00F459F8"/>
    <w:rsid w:val="00F46D4A"/>
    <w:rsid w:val="00F46DEB"/>
    <w:rsid w:val="00F46E49"/>
    <w:rsid w:val="00F4782E"/>
    <w:rsid w:val="00F479D8"/>
    <w:rsid w:val="00F47EFD"/>
    <w:rsid w:val="00F51EE8"/>
    <w:rsid w:val="00F52154"/>
    <w:rsid w:val="00F526F1"/>
    <w:rsid w:val="00F537BB"/>
    <w:rsid w:val="00F54219"/>
    <w:rsid w:val="00F542D7"/>
    <w:rsid w:val="00F56F8C"/>
    <w:rsid w:val="00F5706F"/>
    <w:rsid w:val="00F57B92"/>
    <w:rsid w:val="00F603EF"/>
    <w:rsid w:val="00F61ED9"/>
    <w:rsid w:val="00F625B6"/>
    <w:rsid w:val="00F62BFA"/>
    <w:rsid w:val="00F647BC"/>
    <w:rsid w:val="00F6537B"/>
    <w:rsid w:val="00F65F38"/>
    <w:rsid w:val="00F66EBC"/>
    <w:rsid w:val="00F71575"/>
    <w:rsid w:val="00F71B67"/>
    <w:rsid w:val="00F71F69"/>
    <w:rsid w:val="00F7409D"/>
    <w:rsid w:val="00F74396"/>
    <w:rsid w:val="00F74436"/>
    <w:rsid w:val="00F75BBD"/>
    <w:rsid w:val="00F7678D"/>
    <w:rsid w:val="00F77BCD"/>
    <w:rsid w:val="00F77C15"/>
    <w:rsid w:val="00F80AD9"/>
    <w:rsid w:val="00F811C7"/>
    <w:rsid w:val="00F814EC"/>
    <w:rsid w:val="00F817EA"/>
    <w:rsid w:val="00F83E1B"/>
    <w:rsid w:val="00F83EDE"/>
    <w:rsid w:val="00F844FB"/>
    <w:rsid w:val="00F85D81"/>
    <w:rsid w:val="00F8645C"/>
    <w:rsid w:val="00F900D0"/>
    <w:rsid w:val="00F92361"/>
    <w:rsid w:val="00F924C1"/>
    <w:rsid w:val="00F926D2"/>
    <w:rsid w:val="00F92704"/>
    <w:rsid w:val="00F927BB"/>
    <w:rsid w:val="00F93E35"/>
    <w:rsid w:val="00F951DD"/>
    <w:rsid w:val="00F952C3"/>
    <w:rsid w:val="00F9561E"/>
    <w:rsid w:val="00F95A01"/>
    <w:rsid w:val="00F965BE"/>
    <w:rsid w:val="00F965EB"/>
    <w:rsid w:val="00F96680"/>
    <w:rsid w:val="00F971A6"/>
    <w:rsid w:val="00F97BA3"/>
    <w:rsid w:val="00FA0883"/>
    <w:rsid w:val="00FA1001"/>
    <w:rsid w:val="00FA158E"/>
    <w:rsid w:val="00FA1DA0"/>
    <w:rsid w:val="00FA20E7"/>
    <w:rsid w:val="00FA29FD"/>
    <w:rsid w:val="00FA3270"/>
    <w:rsid w:val="00FA472B"/>
    <w:rsid w:val="00FA4911"/>
    <w:rsid w:val="00FA582F"/>
    <w:rsid w:val="00FA6992"/>
    <w:rsid w:val="00FA7223"/>
    <w:rsid w:val="00FB067A"/>
    <w:rsid w:val="00FB13BA"/>
    <w:rsid w:val="00FB1715"/>
    <w:rsid w:val="00FB3470"/>
    <w:rsid w:val="00FB3956"/>
    <w:rsid w:val="00FB4BA5"/>
    <w:rsid w:val="00FB7820"/>
    <w:rsid w:val="00FC075B"/>
    <w:rsid w:val="00FC0D37"/>
    <w:rsid w:val="00FC184C"/>
    <w:rsid w:val="00FC2526"/>
    <w:rsid w:val="00FC27E3"/>
    <w:rsid w:val="00FC2FBA"/>
    <w:rsid w:val="00FC37FF"/>
    <w:rsid w:val="00FC40B6"/>
    <w:rsid w:val="00FC4D4B"/>
    <w:rsid w:val="00FC5F82"/>
    <w:rsid w:val="00FC7292"/>
    <w:rsid w:val="00FC76CC"/>
    <w:rsid w:val="00FD0CCA"/>
    <w:rsid w:val="00FD25DD"/>
    <w:rsid w:val="00FD40B8"/>
    <w:rsid w:val="00FD69C1"/>
    <w:rsid w:val="00FD6B84"/>
    <w:rsid w:val="00FD7698"/>
    <w:rsid w:val="00FD7DBB"/>
    <w:rsid w:val="00FE0A2D"/>
    <w:rsid w:val="00FE0A8A"/>
    <w:rsid w:val="00FE0C4A"/>
    <w:rsid w:val="00FE0CA1"/>
    <w:rsid w:val="00FE108A"/>
    <w:rsid w:val="00FE1504"/>
    <w:rsid w:val="00FE25B5"/>
    <w:rsid w:val="00FE3E64"/>
    <w:rsid w:val="00FE428D"/>
    <w:rsid w:val="00FE4BF5"/>
    <w:rsid w:val="00FE5034"/>
    <w:rsid w:val="00FE5ABC"/>
    <w:rsid w:val="00FE6128"/>
    <w:rsid w:val="00FE6958"/>
    <w:rsid w:val="00FE6CAC"/>
    <w:rsid w:val="00FF0DEB"/>
    <w:rsid w:val="00FF131E"/>
    <w:rsid w:val="00FF2003"/>
    <w:rsid w:val="00FF20FD"/>
    <w:rsid w:val="00FF2CFD"/>
    <w:rsid w:val="00FF50D9"/>
    <w:rsid w:val="00FF50E6"/>
    <w:rsid w:val="00FF5387"/>
    <w:rsid w:val="00FF5C11"/>
    <w:rsid w:val="00FF61FC"/>
    <w:rsid w:val="00FF7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6634B"/>
  <w15:chartTrackingRefBased/>
  <w15:docId w15:val="{82110740-D3D7-BC40-9B98-CAFF29097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94A65"/>
    <w:pPr>
      <w:spacing w:line="480" w:lineRule="auto"/>
      <w:ind w:firstLine="432"/>
      <w:jc w:val="both"/>
    </w:pPr>
    <w:rPr>
      <w:rFonts w:ascii="Times New Roman" w:hAnsi="Times New Roman"/>
    </w:rPr>
  </w:style>
  <w:style w:type="paragraph" w:styleId="1">
    <w:name w:val="heading 1"/>
    <w:aliases w:val="Section-title"/>
    <w:basedOn w:val="a0"/>
    <w:next w:val="a0"/>
    <w:link w:val="10"/>
    <w:uiPriority w:val="9"/>
    <w:qFormat/>
    <w:rsid w:val="006F0FDA"/>
    <w:pPr>
      <w:numPr>
        <w:numId w:val="3"/>
      </w:numPr>
      <w:ind w:left="360"/>
      <w:outlineLvl w:val="0"/>
    </w:pPr>
    <w:rPr>
      <w:b/>
      <w:bCs/>
    </w:rPr>
  </w:style>
  <w:style w:type="paragraph" w:styleId="2">
    <w:name w:val="heading 2"/>
    <w:aliases w:val="sub-subtitle"/>
    <w:basedOn w:val="a1"/>
    <w:next w:val="a0"/>
    <w:link w:val="20"/>
    <w:uiPriority w:val="9"/>
    <w:unhideWhenUsed/>
    <w:rsid w:val="00F479D8"/>
    <w:pPr>
      <w:numPr>
        <w:ilvl w:val="2"/>
        <w:numId w:val="3"/>
      </w:numPr>
      <w:ind w:left="720"/>
      <w:outlineLvl w:val="1"/>
    </w:pPr>
  </w:style>
  <w:style w:type="paragraph" w:styleId="3">
    <w:name w:val="heading 3"/>
    <w:basedOn w:val="a0"/>
    <w:next w:val="a0"/>
    <w:link w:val="30"/>
    <w:uiPriority w:val="9"/>
    <w:unhideWhenUsed/>
    <w:qFormat/>
    <w:rsid w:val="00562E87"/>
    <w:pPr>
      <w:outlineLvl w:val="2"/>
    </w:pPr>
    <w:rPr>
      <w:b/>
      <w:bCs/>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uiPriority w:val="34"/>
    <w:qFormat/>
    <w:rsid w:val="003F0DDD"/>
    <w:pPr>
      <w:ind w:left="720"/>
      <w:contextualSpacing/>
    </w:pPr>
  </w:style>
  <w:style w:type="character" w:customStyle="1" w:styleId="10">
    <w:name w:val="标题 1 字符"/>
    <w:aliases w:val="Section-title 字符"/>
    <w:basedOn w:val="a2"/>
    <w:link w:val="1"/>
    <w:uiPriority w:val="9"/>
    <w:rsid w:val="006F0FDA"/>
    <w:rPr>
      <w:b/>
      <w:bCs/>
    </w:rPr>
  </w:style>
  <w:style w:type="paragraph" w:customStyle="1" w:styleId="EndNoteBibliographyTitle">
    <w:name w:val="EndNote Bibliography Title"/>
    <w:basedOn w:val="a0"/>
    <w:link w:val="EndNoteBibliographyTitleChar"/>
    <w:rsid w:val="00836A53"/>
    <w:pPr>
      <w:jc w:val="center"/>
    </w:pPr>
    <w:rPr>
      <w:rFonts w:ascii="Calibri" w:hAnsi="Calibri" w:cs="Calibri"/>
    </w:rPr>
  </w:style>
  <w:style w:type="character" w:customStyle="1" w:styleId="EndNoteBibliographyTitleChar">
    <w:name w:val="EndNote Bibliography Title Char"/>
    <w:basedOn w:val="a2"/>
    <w:link w:val="EndNoteBibliographyTitle"/>
    <w:rsid w:val="00836A53"/>
    <w:rPr>
      <w:rFonts w:ascii="Calibri" w:hAnsi="Calibri" w:cs="Calibri"/>
    </w:rPr>
  </w:style>
  <w:style w:type="paragraph" w:customStyle="1" w:styleId="EndNoteBibliography">
    <w:name w:val="EndNote Bibliography"/>
    <w:basedOn w:val="a0"/>
    <w:link w:val="EndNoteBibliographyChar"/>
    <w:rsid w:val="00836A53"/>
    <w:pPr>
      <w:spacing w:line="240" w:lineRule="auto"/>
    </w:pPr>
    <w:rPr>
      <w:rFonts w:ascii="Calibri" w:hAnsi="Calibri" w:cs="Calibri"/>
    </w:rPr>
  </w:style>
  <w:style w:type="character" w:customStyle="1" w:styleId="EndNoteBibliographyChar">
    <w:name w:val="EndNote Bibliography Char"/>
    <w:basedOn w:val="a2"/>
    <w:link w:val="EndNoteBibliography"/>
    <w:rsid w:val="00836A53"/>
    <w:rPr>
      <w:rFonts w:ascii="Calibri" w:hAnsi="Calibri" w:cs="Calibri"/>
    </w:rPr>
  </w:style>
  <w:style w:type="table" w:styleId="a5">
    <w:name w:val="Table Grid"/>
    <w:basedOn w:val="a3"/>
    <w:uiPriority w:val="39"/>
    <w:rsid w:val="002F49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2"/>
    <w:uiPriority w:val="99"/>
    <w:semiHidden/>
    <w:rsid w:val="00071249"/>
    <w:rPr>
      <w:color w:val="808080"/>
    </w:rPr>
  </w:style>
  <w:style w:type="paragraph" w:styleId="a">
    <w:name w:val="Subtitle"/>
    <w:basedOn w:val="a0"/>
    <w:next w:val="a0"/>
    <w:link w:val="a7"/>
    <w:uiPriority w:val="11"/>
    <w:qFormat/>
    <w:rsid w:val="000D3719"/>
    <w:pPr>
      <w:numPr>
        <w:ilvl w:val="1"/>
        <w:numId w:val="3"/>
      </w:numPr>
      <w:ind w:left="540" w:hanging="540"/>
      <w:outlineLvl w:val="1"/>
    </w:pPr>
    <w:rPr>
      <w:b/>
      <w:bCs/>
    </w:rPr>
  </w:style>
  <w:style w:type="character" w:customStyle="1" w:styleId="a7">
    <w:name w:val="副标题 字符"/>
    <w:basedOn w:val="a2"/>
    <w:link w:val="a"/>
    <w:uiPriority w:val="11"/>
    <w:rsid w:val="000D3719"/>
    <w:rPr>
      <w:b/>
      <w:bCs/>
    </w:rPr>
  </w:style>
  <w:style w:type="paragraph" w:styleId="a8">
    <w:name w:val="Normal (Web)"/>
    <w:basedOn w:val="a0"/>
    <w:uiPriority w:val="99"/>
    <w:semiHidden/>
    <w:unhideWhenUsed/>
    <w:rsid w:val="00041075"/>
    <w:pPr>
      <w:spacing w:before="100" w:beforeAutospacing="1" w:after="100" w:afterAutospacing="1" w:line="240" w:lineRule="auto"/>
    </w:pPr>
    <w:rPr>
      <w:rFonts w:eastAsia="Times New Roman" w:cs="Times New Roman"/>
    </w:rPr>
  </w:style>
  <w:style w:type="character" w:styleId="a9">
    <w:name w:val="Subtle Emphasis"/>
    <w:uiPriority w:val="19"/>
    <w:qFormat/>
    <w:rsid w:val="00D567A2"/>
    <w:rPr>
      <w:b/>
      <w:bCs/>
    </w:rPr>
  </w:style>
  <w:style w:type="character" w:customStyle="1" w:styleId="20">
    <w:name w:val="标题 2 字符"/>
    <w:aliases w:val="sub-subtitle 字符"/>
    <w:basedOn w:val="a2"/>
    <w:link w:val="2"/>
    <w:uiPriority w:val="9"/>
    <w:rsid w:val="00F479D8"/>
  </w:style>
  <w:style w:type="character" w:customStyle="1" w:styleId="30">
    <w:name w:val="标题 3 字符"/>
    <w:basedOn w:val="a2"/>
    <w:link w:val="3"/>
    <w:uiPriority w:val="9"/>
    <w:rsid w:val="00562E87"/>
    <w:rPr>
      <w:b/>
      <w:bCs/>
      <w:iCs/>
    </w:rPr>
  </w:style>
  <w:style w:type="paragraph" w:styleId="aa">
    <w:name w:val="header"/>
    <w:basedOn w:val="a0"/>
    <w:link w:val="ab"/>
    <w:uiPriority w:val="99"/>
    <w:unhideWhenUsed/>
    <w:rsid w:val="001B2508"/>
    <w:pPr>
      <w:tabs>
        <w:tab w:val="center" w:pos="4680"/>
        <w:tab w:val="right" w:pos="9360"/>
      </w:tabs>
      <w:spacing w:line="240" w:lineRule="auto"/>
    </w:pPr>
  </w:style>
  <w:style w:type="character" w:customStyle="1" w:styleId="ab">
    <w:name w:val="页眉 字符"/>
    <w:basedOn w:val="a2"/>
    <w:link w:val="aa"/>
    <w:uiPriority w:val="99"/>
    <w:rsid w:val="001B2508"/>
  </w:style>
  <w:style w:type="paragraph" w:styleId="ac">
    <w:name w:val="footer"/>
    <w:basedOn w:val="a0"/>
    <w:link w:val="ad"/>
    <w:uiPriority w:val="99"/>
    <w:unhideWhenUsed/>
    <w:rsid w:val="001B2508"/>
    <w:pPr>
      <w:tabs>
        <w:tab w:val="center" w:pos="4680"/>
        <w:tab w:val="right" w:pos="9360"/>
      </w:tabs>
      <w:spacing w:line="240" w:lineRule="auto"/>
    </w:pPr>
  </w:style>
  <w:style w:type="character" w:customStyle="1" w:styleId="ad">
    <w:name w:val="页脚 字符"/>
    <w:basedOn w:val="a2"/>
    <w:link w:val="ac"/>
    <w:uiPriority w:val="99"/>
    <w:rsid w:val="001B2508"/>
  </w:style>
  <w:style w:type="paragraph" w:styleId="ae">
    <w:name w:val="Balloon Text"/>
    <w:basedOn w:val="a0"/>
    <w:link w:val="af"/>
    <w:uiPriority w:val="99"/>
    <w:semiHidden/>
    <w:unhideWhenUsed/>
    <w:rsid w:val="0006058A"/>
    <w:pPr>
      <w:spacing w:line="240" w:lineRule="auto"/>
    </w:pPr>
    <w:rPr>
      <w:rFonts w:cs="Times New Roman"/>
      <w:sz w:val="18"/>
      <w:szCs w:val="18"/>
    </w:rPr>
  </w:style>
  <w:style w:type="character" w:customStyle="1" w:styleId="af">
    <w:name w:val="批注框文本 字符"/>
    <w:basedOn w:val="a2"/>
    <w:link w:val="ae"/>
    <w:uiPriority w:val="99"/>
    <w:semiHidden/>
    <w:rsid w:val="0006058A"/>
    <w:rPr>
      <w:rFonts w:ascii="Times New Roman" w:hAnsi="Times New Roman" w:cs="Times New Roman"/>
      <w:sz w:val="18"/>
      <w:szCs w:val="18"/>
    </w:rPr>
  </w:style>
  <w:style w:type="paragraph" w:styleId="af0">
    <w:name w:val="endnote text"/>
    <w:basedOn w:val="a0"/>
    <w:link w:val="af1"/>
    <w:uiPriority w:val="99"/>
    <w:semiHidden/>
    <w:unhideWhenUsed/>
    <w:rsid w:val="004A3D76"/>
    <w:pPr>
      <w:spacing w:line="240" w:lineRule="auto"/>
    </w:pPr>
    <w:rPr>
      <w:sz w:val="20"/>
      <w:szCs w:val="20"/>
    </w:rPr>
  </w:style>
  <w:style w:type="character" w:customStyle="1" w:styleId="af1">
    <w:name w:val="尾注文本 字符"/>
    <w:basedOn w:val="a2"/>
    <w:link w:val="af0"/>
    <w:uiPriority w:val="99"/>
    <w:semiHidden/>
    <w:rsid w:val="004A3D76"/>
    <w:rPr>
      <w:sz w:val="20"/>
      <w:szCs w:val="20"/>
    </w:rPr>
  </w:style>
  <w:style w:type="character" w:styleId="af2">
    <w:name w:val="endnote reference"/>
    <w:basedOn w:val="a2"/>
    <w:uiPriority w:val="99"/>
    <w:semiHidden/>
    <w:unhideWhenUsed/>
    <w:rsid w:val="004A3D76"/>
    <w:rPr>
      <w:vertAlign w:val="superscript"/>
    </w:rPr>
  </w:style>
  <w:style w:type="character" w:styleId="af3">
    <w:name w:val="annotation reference"/>
    <w:basedOn w:val="a2"/>
    <w:uiPriority w:val="99"/>
    <w:semiHidden/>
    <w:unhideWhenUsed/>
    <w:rsid w:val="00D6570F"/>
    <w:rPr>
      <w:sz w:val="16"/>
      <w:szCs w:val="16"/>
    </w:rPr>
  </w:style>
  <w:style w:type="paragraph" w:styleId="af4">
    <w:name w:val="annotation text"/>
    <w:basedOn w:val="a0"/>
    <w:link w:val="af5"/>
    <w:uiPriority w:val="99"/>
    <w:semiHidden/>
    <w:unhideWhenUsed/>
    <w:rsid w:val="00D6570F"/>
    <w:pPr>
      <w:spacing w:line="240" w:lineRule="auto"/>
    </w:pPr>
    <w:rPr>
      <w:sz w:val="20"/>
      <w:szCs w:val="20"/>
    </w:rPr>
  </w:style>
  <w:style w:type="character" w:customStyle="1" w:styleId="af5">
    <w:name w:val="批注文字 字符"/>
    <w:basedOn w:val="a2"/>
    <w:link w:val="af4"/>
    <w:uiPriority w:val="99"/>
    <w:semiHidden/>
    <w:rsid w:val="00D6570F"/>
    <w:rPr>
      <w:sz w:val="20"/>
      <w:szCs w:val="20"/>
    </w:rPr>
  </w:style>
  <w:style w:type="paragraph" w:styleId="af6">
    <w:name w:val="annotation subject"/>
    <w:basedOn w:val="af4"/>
    <w:next w:val="af4"/>
    <w:link w:val="af7"/>
    <w:uiPriority w:val="99"/>
    <w:semiHidden/>
    <w:unhideWhenUsed/>
    <w:rsid w:val="00D6570F"/>
    <w:rPr>
      <w:b/>
      <w:bCs/>
    </w:rPr>
  </w:style>
  <w:style w:type="character" w:customStyle="1" w:styleId="af7">
    <w:name w:val="批注主题 字符"/>
    <w:basedOn w:val="af5"/>
    <w:link w:val="af6"/>
    <w:uiPriority w:val="99"/>
    <w:semiHidden/>
    <w:rsid w:val="00D6570F"/>
    <w:rPr>
      <w:b/>
      <w:bCs/>
      <w:sz w:val="20"/>
      <w:szCs w:val="20"/>
    </w:rPr>
  </w:style>
  <w:style w:type="paragraph" w:styleId="af8">
    <w:name w:val="caption"/>
    <w:basedOn w:val="a0"/>
    <w:next w:val="a0"/>
    <w:uiPriority w:val="35"/>
    <w:unhideWhenUsed/>
    <w:qFormat/>
    <w:rsid w:val="002A6EAF"/>
    <w:pPr>
      <w:spacing w:after="200" w:line="240" w:lineRule="auto"/>
    </w:pPr>
    <w:rPr>
      <w:i/>
      <w:iCs/>
      <w:color w:val="44546A" w:themeColor="text2"/>
      <w:sz w:val="18"/>
      <w:szCs w:val="18"/>
    </w:rPr>
  </w:style>
  <w:style w:type="paragraph" w:styleId="af9">
    <w:name w:val="Revision"/>
    <w:hidden/>
    <w:uiPriority w:val="99"/>
    <w:semiHidden/>
    <w:rsid w:val="00B1082F"/>
  </w:style>
  <w:style w:type="character" w:styleId="afa">
    <w:name w:val="page number"/>
    <w:basedOn w:val="a2"/>
    <w:uiPriority w:val="99"/>
    <w:semiHidden/>
    <w:unhideWhenUsed/>
    <w:rsid w:val="00110B73"/>
  </w:style>
  <w:style w:type="character" w:styleId="afb">
    <w:name w:val="Hyperlink"/>
    <w:basedOn w:val="a2"/>
    <w:uiPriority w:val="99"/>
    <w:unhideWhenUsed/>
    <w:rsid w:val="007A317A"/>
    <w:rPr>
      <w:color w:val="0563C1" w:themeColor="hyperlink"/>
      <w:u w:val="single"/>
    </w:rPr>
  </w:style>
  <w:style w:type="character" w:styleId="afc">
    <w:name w:val="Unresolved Mention"/>
    <w:basedOn w:val="a2"/>
    <w:uiPriority w:val="99"/>
    <w:semiHidden/>
    <w:unhideWhenUsed/>
    <w:rsid w:val="007A317A"/>
    <w:rPr>
      <w:color w:val="605E5C"/>
      <w:shd w:val="clear" w:color="auto" w:fill="E1DFDD"/>
    </w:rPr>
  </w:style>
  <w:style w:type="table" w:customStyle="1" w:styleId="11">
    <w:name w:val="网格表 1 浅色1"/>
    <w:basedOn w:val="a3"/>
    <w:next w:val="12"/>
    <w:uiPriority w:val="46"/>
    <w:rsid w:val="001D3344"/>
    <w:rPr>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12">
    <w:name w:val="Grid Table 1 Light"/>
    <w:basedOn w:val="a3"/>
    <w:uiPriority w:val="46"/>
    <w:rsid w:val="001D334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20">
    <w:name w:val="网格表 1 浅色2"/>
    <w:basedOn w:val="a3"/>
    <w:next w:val="12"/>
    <w:uiPriority w:val="46"/>
    <w:rsid w:val="00480246"/>
    <w:rPr>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02693">
      <w:bodyDiv w:val="1"/>
      <w:marLeft w:val="0"/>
      <w:marRight w:val="0"/>
      <w:marTop w:val="0"/>
      <w:marBottom w:val="0"/>
      <w:divBdr>
        <w:top w:val="none" w:sz="0" w:space="0" w:color="auto"/>
        <w:left w:val="none" w:sz="0" w:space="0" w:color="auto"/>
        <w:bottom w:val="none" w:sz="0" w:space="0" w:color="auto"/>
        <w:right w:val="none" w:sz="0" w:space="0" w:color="auto"/>
      </w:divBdr>
    </w:div>
    <w:div w:id="994378216">
      <w:bodyDiv w:val="1"/>
      <w:marLeft w:val="0"/>
      <w:marRight w:val="0"/>
      <w:marTop w:val="0"/>
      <w:marBottom w:val="0"/>
      <w:divBdr>
        <w:top w:val="none" w:sz="0" w:space="0" w:color="auto"/>
        <w:left w:val="none" w:sz="0" w:space="0" w:color="auto"/>
        <w:bottom w:val="none" w:sz="0" w:space="0" w:color="auto"/>
        <w:right w:val="none" w:sz="0" w:space="0" w:color="auto"/>
      </w:divBdr>
    </w:div>
    <w:div w:id="1144007154">
      <w:bodyDiv w:val="1"/>
      <w:marLeft w:val="0"/>
      <w:marRight w:val="0"/>
      <w:marTop w:val="0"/>
      <w:marBottom w:val="0"/>
      <w:divBdr>
        <w:top w:val="none" w:sz="0" w:space="0" w:color="auto"/>
        <w:left w:val="none" w:sz="0" w:space="0" w:color="auto"/>
        <w:bottom w:val="none" w:sz="0" w:space="0" w:color="auto"/>
        <w:right w:val="none" w:sz="0" w:space="0" w:color="auto"/>
      </w:divBdr>
    </w:div>
    <w:div w:id="1225677510">
      <w:bodyDiv w:val="1"/>
      <w:marLeft w:val="0"/>
      <w:marRight w:val="0"/>
      <w:marTop w:val="0"/>
      <w:marBottom w:val="0"/>
      <w:divBdr>
        <w:top w:val="none" w:sz="0" w:space="0" w:color="auto"/>
        <w:left w:val="none" w:sz="0" w:space="0" w:color="auto"/>
        <w:bottom w:val="none" w:sz="0" w:space="0" w:color="auto"/>
        <w:right w:val="none" w:sz="0" w:space="0" w:color="auto"/>
      </w:divBdr>
    </w:div>
    <w:div w:id="1310206960">
      <w:bodyDiv w:val="1"/>
      <w:marLeft w:val="0"/>
      <w:marRight w:val="0"/>
      <w:marTop w:val="0"/>
      <w:marBottom w:val="0"/>
      <w:divBdr>
        <w:top w:val="none" w:sz="0" w:space="0" w:color="auto"/>
        <w:left w:val="none" w:sz="0" w:space="0" w:color="auto"/>
        <w:bottom w:val="none" w:sz="0" w:space="0" w:color="auto"/>
        <w:right w:val="none" w:sz="0" w:space="0" w:color="auto"/>
      </w:divBdr>
    </w:div>
    <w:div w:id="1490438822">
      <w:bodyDiv w:val="1"/>
      <w:marLeft w:val="0"/>
      <w:marRight w:val="0"/>
      <w:marTop w:val="0"/>
      <w:marBottom w:val="0"/>
      <w:divBdr>
        <w:top w:val="none" w:sz="0" w:space="0" w:color="auto"/>
        <w:left w:val="none" w:sz="0" w:space="0" w:color="auto"/>
        <w:bottom w:val="none" w:sz="0" w:space="0" w:color="auto"/>
        <w:right w:val="none" w:sz="0" w:space="0" w:color="auto"/>
      </w:divBdr>
    </w:div>
    <w:div w:id="1548493079">
      <w:bodyDiv w:val="1"/>
      <w:marLeft w:val="0"/>
      <w:marRight w:val="0"/>
      <w:marTop w:val="0"/>
      <w:marBottom w:val="0"/>
      <w:divBdr>
        <w:top w:val="none" w:sz="0" w:space="0" w:color="auto"/>
        <w:left w:val="none" w:sz="0" w:space="0" w:color="auto"/>
        <w:bottom w:val="none" w:sz="0" w:space="0" w:color="auto"/>
        <w:right w:val="none" w:sz="0" w:space="0" w:color="auto"/>
      </w:divBdr>
    </w:div>
    <w:div w:id="1686470086">
      <w:bodyDiv w:val="1"/>
      <w:marLeft w:val="0"/>
      <w:marRight w:val="0"/>
      <w:marTop w:val="0"/>
      <w:marBottom w:val="0"/>
      <w:divBdr>
        <w:top w:val="none" w:sz="0" w:space="0" w:color="auto"/>
        <w:left w:val="none" w:sz="0" w:space="0" w:color="auto"/>
        <w:bottom w:val="none" w:sz="0" w:space="0" w:color="auto"/>
        <w:right w:val="none" w:sz="0" w:space="0" w:color="auto"/>
      </w:divBdr>
    </w:div>
    <w:div w:id="1714959524">
      <w:bodyDiv w:val="1"/>
      <w:marLeft w:val="0"/>
      <w:marRight w:val="0"/>
      <w:marTop w:val="0"/>
      <w:marBottom w:val="0"/>
      <w:divBdr>
        <w:top w:val="none" w:sz="0" w:space="0" w:color="auto"/>
        <w:left w:val="none" w:sz="0" w:space="0" w:color="auto"/>
        <w:bottom w:val="none" w:sz="0" w:space="0" w:color="auto"/>
        <w:right w:val="none" w:sz="0" w:space="0" w:color="auto"/>
      </w:divBdr>
    </w:div>
    <w:div w:id="1787190818">
      <w:bodyDiv w:val="1"/>
      <w:marLeft w:val="0"/>
      <w:marRight w:val="0"/>
      <w:marTop w:val="0"/>
      <w:marBottom w:val="0"/>
      <w:divBdr>
        <w:top w:val="none" w:sz="0" w:space="0" w:color="auto"/>
        <w:left w:val="none" w:sz="0" w:space="0" w:color="auto"/>
        <w:bottom w:val="none" w:sz="0" w:space="0" w:color="auto"/>
        <w:right w:val="none" w:sz="0" w:space="0" w:color="auto"/>
      </w:divBdr>
      <w:divsChild>
        <w:div w:id="1181507727">
          <w:marLeft w:val="0"/>
          <w:marRight w:val="0"/>
          <w:marTop w:val="0"/>
          <w:marBottom w:val="0"/>
          <w:divBdr>
            <w:top w:val="none" w:sz="0" w:space="0" w:color="auto"/>
            <w:left w:val="none" w:sz="0" w:space="0" w:color="auto"/>
            <w:bottom w:val="none" w:sz="0" w:space="0" w:color="auto"/>
            <w:right w:val="none" w:sz="0" w:space="0" w:color="auto"/>
          </w:divBdr>
          <w:divsChild>
            <w:div w:id="2088573595">
              <w:marLeft w:val="0"/>
              <w:marRight w:val="0"/>
              <w:marTop w:val="0"/>
              <w:marBottom w:val="0"/>
              <w:divBdr>
                <w:top w:val="none" w:sz="0" w:space="0" w:color="auto"/>
                <w:left w:val="none" w:sz="0" w:space="0" w:color="auto"/>
                <w:bottom w:val="none" w:sz="0" w:space="0" w:color="auto"/>
                <w:right w:val="none" w:sz="0" w:space="0" w:color="auto"/>
              </w:divBdr>
              <w:divsChild>
                <w:div w:id="20284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2540">
      <w:bodyDiv w:val="1"/>
      <w:marLeft w:val="0"/>
      <w:marRight w:val="0"/>
      <w:marTop w:val="0"/>
      <w:marBottom w:val="0"/>
      <w:divBdr>
        <w:top w:val="none" w:sz="0" w:space="0" w:color="auto"/>
        <w:left w:val="none" w:sz="0" w:space="0" w:color="auto"/>
        <w:bottom w:val="none" w:sz="0" w:space="0" w:color="auto"/>
        <w:right w:val="none" w:sz="0" w:space="0" w:color="auto"/>
      </w:divBdr>
    </w:div>
    <w:div w:id="1918855472">
      <w:bodyDiv w:val="1"/>
      <w:marLeft w:val="0"/>
      <w:marRight w:val="0"/>
      <w:marTop w:val="0"/>
      <w:marBottom w:val="0"/>
      <w:divBdr>
        <w:top w:val="none" w:sz="0" w:space="0" w:color="auto"/>
        <w:left w:val="none" w:sz="0" w:space="0" w:color="auto"/>
        <w:bottom w:val="none" w:sz="0" w:space="0" w:color="auto"/>
        <w:right w:val="none" w:sz="0" w:space="0" w:color="auto"/>
      </w:divBdr>
    </w:div>
    <w:div w:id="1939751305">
      <w:bodyDiv w:val="1"/>
      <w:marLeft w:val="0"/>
      <w:marRight w:val="0"/>
      <w:marTop w:val="0"/>
      <w:marBottom w:val="0"/>
      <w:divBdr>
        <w:top w:val="none" w:sz="0" w:space="0" w:color="auto"/>
        <w:left w:val="none" w:sz="0" w:space="0" w:color="auto"/>
        <w:bottom w:val="none" w:sz="0" w:space="0" w:color="auto"/>
        <w:right w:val="none" w:sz="0" w:space="0" w:color="auto"/>
      </w:divBdr>
    </w:div>
    <w:div w:id="2065906466">
      <w:bodyDiv w:val="1"/>
      <w:marLeft w:val="0"/>
      <w:marRight w:val="0"/>
      <w:marTop w:val="0"/>
      <w:marBottom w:val="0"/>
      <w:divBdr>
        <w:top w:val="none" w:sz="0" w:space="0" w:color="auto"/>
        <w:left w:val="none" w:sz="0" w:space="0" w:color="auto"/>
        <w:bottom w:val="none" w:sz="0" w:space="0" w:color="auto"/>
        <w:right w:val="none" w:sz="0" w:space="0" w:color="auto"/>
      </w:divBdr>
    </w:div>
    <w:div w:id="207762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8.tiff"/><Relationship Id="rId26" Type="http://schemas.openxmlformats.org/officeDocument/2006/relationships/image" Target="media/image16.tiff"/><Relationship Id="rId39" Type="http://schemas.openxmlformats.org/officeDocument/2006/relationships/theme" Target="theme/theme1.xml"/><Relationship Id="rId21" Type="http://schemas.openxmlformats.org/officeDocument/2006/relationships/image" Target="media/image11.tif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7.tiff"/><Relationship Id="rId25" Type="http://schemas.openxmlformats.org/officeDocument/2006/relationships/image" Target="media/image15.jpeg"/><Relationship Id="rId33" Type="http://schemas.openxmlformats.org/officeDocument/2006/relationships/image" Target="media/image23.tiff"/><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tiff"/><Relationship Id="rId29" Type="http://schemas.openxmlformats.org/officeDocument/2006/relationships/image" Target="media/image19.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4.tiff"/><Relationship Id="rId32" Type="http://schemas.openxmlformats.org/officeDocument/2006/relationships/image" Target="media/image22.tiff"/><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image" Target="media/image13.tiff"/><Relationship Id="rId28" Type="http://schemas.openxmlformats.org/officeDocument/2006/relationships/image" Target="media/image18.tiff"/><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21.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image" Target="media/image12.tiff"/><Relationship Id="rId27" Type="http://schemas.openxmlformats.org/officeDocument/2006/relationships/image" Target="media/image17.tiff"/><Relationship Id="rId30" Type="http://schemas.openxmlformats.org/officeDocument/2006/relationships/image" Target="media/image20.tiff"/><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hyperlink" Target="mailto:wangx@f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10A70821DE1741AF032BC920F55B19" ma:contentTypeVersion="12" ma:contentTypeDescription="Create a new document." ma:contentTypeScope="" ma:versionID="ad61c61ee62bef8c5df58b4baab3d11e">
  <xsd:schema xmlns:xsd="http://www.w3.org/2001/XMLSchema" xmlns:xs="http://www.w3.org/2001/XMLSchema" xmlns:p="http://schemas.microsoft.com/office/2006/metadata/properties" xmlns:ns3="89878cf9-1708-4f8c-8c7c-9dee34d3c2e7" xmlns:ns4="3899963f-2ec4-4253-b3a4-7ba948c08874" targetNamespace="http://schemas.microsoft.com/office/2006/metadata/properties" ma:root="true" ma:fieldsID="3e7c9827dca6f1f0a137fbfdb833bd75" ns3:_="" ns4:_="">
    <xsd:import namespace="89878cf9-1708-4f8c-8c7c-9dee34d3c2e7"/>
    <xsd:import namespace="3899963f-2ec4-4253-b3a4-7ba948c088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878cf9-1708-4f8c-8c7c-9dee34d3c2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99963f-2ec4-4253-b3a4-7ba948c0887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ED4A21-A7BC-46AE-99E6-705AF8D238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878cf9-1708-4f8c-8c7c-9dee34d3c2e7"/>
    <ds:schemaRef ds:uri="3899963f-2ec4-4253-b3a4-7ba948c08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9655BC-5182-4439-9476-D145E0C139B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15AECF-2F53-48A6-8ECA-348578A46AFA}">
  <ds:schemaRefs>
    <ds:schemaRef ds:uri="http://schemas.openxmlformats.org/officeDocument/2006/bibliography"/>
  </ds:schemaRefs>
</ds:datastoreItem>
</file>

<file path=customXml/itemProps4.xml><?xml version="1.0" encoding="utf-8"?>
<ds:datastoreItem xmlns:ds="http://schemas.openxmlformats.org/officeDocument/2006/customXml" ds:itemID="{736B1C7C-ABA2-4A75-8917-9F67D165E9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10118</TotalTime>
  <Pages>37</Pages>
  <Words>13350</Words>
  <Characters>76100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Xingjian Wang</dc:creator>
  <cp:keywords/>
  <dc:description/>
  <cp:lastModifiedBy>Zhou Arespur</cp:lastModifiedBy>
  <cp:revision>137</cp:revision>
  <cp:lastPrinted>2020-12-24T19:44:00Z</cp:lastPrinted>
  <dcterms:created xsi:type="dcterms:W3CDTF">2021-02-21T03:44:00Z</dcterms:created>
  <dcterms:modified xsi:type="dcterms:W3CDTF">2022-03-24T03:38:00Z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0x0101000010A70821DE1741AF032BC920F55B19</vt:lpwstr>
  </property>
</Properties>
</file>